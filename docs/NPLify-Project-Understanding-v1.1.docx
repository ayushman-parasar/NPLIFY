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B555CE" w14:textId="77777777" w:rsidR="00387B61" w:rsidRDefault="00000000">
      <w:pPr>
        <w:pStyle w:val="Title"/>
      </w:pPr>
      <w:r>
        <w:t>NPLify — Project Understanding</w:t>
      </w:r>
    </w:p>
    <w:p w14:paraId="3EA9A5BD" w14:textId="77777777" w:rsidR="00387B61" w:rsidRDefault="00000000">
      <w:pPr>
        <w:pStyle w:val="Subtitle"/>
      </w:pPr>
      <w:del w:id="9001" w:author="New XP · ERD review" w:date="2026-10-06T09:00:00Z">
        <w:r>
          <w:delText xml:space="preserve">Everything we currently understand about NPL’s remittance operations and the platform to be built · v1.0</w:delText>
        </w:r>
      </w:del>
      <w:ins w:id="9002" w:author="New XP · ERD review" w:date="2026-10-06T09:00:00Z">
        <w:r>
          <w:t xml:space="preserve">Everything we currently understand about NPL’s remittance operations and the platform to be built · v1.1</w:t>
        </w:r>
      </w:ins>
    </w:p>
    <w:p w14:paraId="0D481EB4" w14:textId="77777777" w:rsidR="00387B61" w:rsidRDefault="00000000">
      <w:pPr>
        <w:pStyle w:val="Author"/>
      </w:pPr>
      <w:r>
        <w:t>New XP Technologies Limited</w:t>
      </w:r>
    </w:p>
    <w:p w14:paraId="22CE871B" w14:textId="77777777" w:rsidR="00387B61" w:rsidRDefault="00000000">
      <w:pPr>
        <w:pStyle w:val="Date"/>
      </w:pPr>
      <w:del w:id="9003" w:author="New XP · ERD review" w:date="2026-10-06T09:00:00Z">
        <w:r>
          <w:delText xml:space="preserve">2 October 2026 · Working document · Confidential</w:delText>
        </w:r>
      </w:del>
      <w:ins w:id="9004" w:author="New XP · ERD review" w:date="2026-10-06T09:00:00Z">
        <w:r>
          <w:t xml:space="preserve">2 October 2026 · revised 6 October 2026 (v1.1) · Working document · Confidential</w:t>
        </w:r>
      </w:ins>
    </w:p>
    <w:p w14:paraId="6821D49F" w14:textId="77777777" w:rsidR="00387B61" w:rsidRDefault="00000000">
      <w:pPr>
        <w:pStyle w:val="FirstParagraph"/>
      </w:pPr>
      <w:r>
        <w:rPr>
          <w:b/>
          <w:bCs/>
        </w:rPr>
        <w:t>How to read this.</w:t>
      </w:r>
      <w:r>
        <w:t xml:space="preserve"> This is the consolidated understanding at the end of the first understanding block. It supersedes earlier drafts wherever they disagree (the ERD v2.1 and the P0 pack D2–D8 will be rebuilt from this document). §12 lists what changed along the way and why, so nothing that was corrected can quietly resurface. §11 lists what is still open. Nothing here is built; this is the thing we build </w:t>
      </w:r>
      <w:r>
        <w:rPr>
          <w:i/>
          <w:iCs/>
        </w:rPr>
        <w:t>from</w:t>
      </w:r>
      <w:r>
        <w:t>.</w:t>
      </w:r>
    </w:p>
    <w:p>
      <w:pPr>
        <w:pStyle w:val="BodyText"/>
        <w:rPr>
          <w:ins w:id="9005" w:author="New XP · ERD review" w:date="2026-10-06T09:00:00Z"/>
        </w:rPr>
      </w:pPr>
      <w:ins w:id="9006" w:author="New XP · ERD review" w:date="2026-10-06T09:00:00Z">
        <w:r>
          <w:rPr>
            <w:b/>
            <w:bCs/>
          </w:rPr>
          <w:t xml:space="preserve">Revision v1.1 (6 October 2026).</w:t>
        </w:r>
        <w:r>
          <w:t xml:space="preserve"> §3.3, §6.3, §8, §12 and §13 are revised to reintroduce the receiver group as the unit entitlement is tracked on, following the review of ERD v3.0 against three scenarios: a payout rejected by the receiving bank and returned to the partner, a two-leg route across two partners, and an ad-hoc conversion of a client balance. Sud’s inline comments from the v1.0 review are retained unchanged. Changes are tracked so they can be accepted or rejected individually.</w:t>
        </w:r>
      </w:ins>
    </w:p>
    <w:p>
      <w:pPr>
        <w:pStyle w:val="BodyText"/>
        <w:rPr>
          <w:ins w:id="9559" w:author="New XP · ERD review" w:date="2026-10-07T18:00:00Z"/>
        </w:rPr>
      </w:pPr>
      <w:ins w:id="9560" w:author="New XP · ERD review" w:date="2026-10-07T18:00:00Z">
        <w:r>
          <w:rPr>
            <w:b/>
            <w:bCs/>
          </w:rPr>
          <w:t xml:space="preserve">Completed 7 October 2026.</w:t>
        </w:r>
        <w:r>
          <w:t xml:space="preserve"> §6.4, §7.1, §8, §9 and §11 are also revised with the answers given in the ERD review: the receiver-side fee is taken at conversion; nothing is withheld at source on a reroute and the margin is always captured at conversion; ownership flips at one event only; NPL never advances money to a receiver; rounding dust is carried in the balance; dues recovery, balance conversions, cross-group payouts and third-party refunds are Management-approved. §12 records these as corrected assumptions. Sud’s inline comments remain unchanged.</w:t>
        </w:r>
      </w:ins>
    </w:p>
    <w:p w14:paraId="74E6D257" w14:textId="77777777" w:rsidR="00387B61" w:rsidRDefault="00000000">
      <w:pPr>
        <w:pStyle w:val="Heading1"/>
      </w:pPr>
      <w:bookmarkStart w:id="0" w:name="what-npl-does"/>
      <w:r>
        <w:t>1 · What NPL does</w:t>
      </w:r>
    </w:p>
    <w:p w14:paraId="3D666F42" w14:textId="77777777" w:rsidR="00881B95" w:rsidRDefault="00000000">
      <w:pPr>
        <w:pStyle w:val="FirstParagraph"/>
      </w:pPr>
      <w:r>
        <w:t xml:space="preserve">NPL is a remittance coordinator. On behalf of its clients it arranges for money to be </w:t>
      </w:r>
      <w:r>
        <w:rPr>
          <w:b/>
          <w:bCs/>
        </w:rPr>
        <w:t>collected</w:t>
      </w:r>
      <w:r>
        <w:t xml:space="preserve"> from payers, </w:t>
      </w:r>
      <w:r>
        <w:rPr>
          <w:b/>
          <w:bCs/>
        </w:rPr>
        <w:t>converted</w:t>
      </w:r>
      <w:r>
        <w:t xml:space="preserve"> between currencies and rails (fiat and crypto — USDT most often), and </w:t>
      </w:r>
      <w:r>
        <w:rPr>
          <w:b/>
          <w:bCs/>
        </w:rPr>
        <w:t>settled</w:t>
      </w:r>
      <w:r>
        <w:t xml:space="preserve"> to the right recipients. It does this through </w:t>
      </w:r>
      <w:r>
        <w:rPr>
          <w:b/>
          <w:bCs/>
        </w:rPr>
        <w:t>partners</w:t>
      </w:r>
      <w:r>
        <w:t xml:space="preserve"> (Ali, Jeton, </w:t>
      </w:r>
      <w:r w:rsidR="00881B95">
        <w:t>etc.</w:t>
      </w:r>
      <w:r>
        <w:t>) who do the actual conversion and hold or move the funds; NPL designs the deal, picks the partner, instructs, verifies and reconciles.</w:t>
      </w:r>
      <w:r w:rsidR="00881B95">
        <w:t xml:space="preserve"> </w:t>
      </w:r>
    </w:p>
    <w:p w14:paraId="4F99ED9F" w14:textId="6091BC36" w:rsidR="00881B95" w:rsidRPr="00881B95" w:rsidRDefault="00881B95">
      <w:pPr>
        <w:pStyle w:val="FirstParagraph"/>
        <w:rPr>
          <w:highlight w:val="yellow"/>
        </w:rPr>
      </w:pPr>
      <w:r w:rsidRPr="00881B95">
        <w:rPr>
          <w:highlight w:val="yellow"/>
        </w:rPr>
        <w:t xml:space="preserve">In terms of the partners, these are either remittance companies, Fintech, EMIs, Neobanks, Crypto Exchange (or a combination of these). For e.g. Ali has a few licensed remittance companies (referred to as PT – e.g. PT Global, PT </w:t>
      </w:r>
      <w:proofErr w:type="spellStart"/>
      <w:r w:rsidRPr="00881B95">
        <w:rPr>
          <w:highlight w:val="yellow"/>
        </w:rPr>
        <w:t>Sukses</w:t>
      </w:r>
      <w:proofErr w:type="spellEnd"/>
      <w:r w:rsidRPr="00881B95">
        <w:rPr>
          <w:highlight w:val="yellow"/>
        </w:rPr>
        <w:t xml:space="preserve">, etc.). Jeton is a fintech which has a couple of different EMIs/Neobank offerings. When NPL uses a partner for a specific project, most often the </w:t>
      </w:r>
      <w:r w:rsidR="00025B26">
        <w:rPr>
          <w:highlight w:val="yellow"/>
        </w:rPr>
        <w:t>facilitating entity/</w:t>
      </w:r>
      <w:r w:rsidRPr="00881B95">
        <w:rPr>
          <w:highlight w:val="yellow"/>
        </w:rPr>
        <w:t xml:space="preserve">channel(s) are defined clearly (For e.g. Evo project via Ali will use PT </w:t>
      </w:r>
      <w:proofErr w:type="spellStart"/>
      <w:r w:rsidRPr="00881B95">
        <w:rPr>
          <w:highlight w:val="yellow"/>
        </w:rPr>
        <w:t>Sukses</w:t>
      </w:r>
      <w:proofErr w:type="spellEnd"/>
      <w:r w:rsidRPr="00881B95">
        <w:rPr>
          <w:highlight w:val="yellow"/>
        </w:rPr>
        <w:t xml:space="preserve">). </w:t>
      </w:r>
    </w:p>
    <w:p w14:paraId="56205A1A" w14:textId="7D24FE32" w:rsidR="00387B61" w:rsidRDefault="00881B95">
      <w:pPr>
        <w:pStyle w:val="FirstParagraph"/>
      </w:pPr>
      <w:r w:rsidRPr="00881B95">
        <w:rPr>
          <w:highlight w:val="yellow"/>
        </w:rPr>
        <w:t>Sometimes establishing the channel may require additional agreements between the partner/channel and the client (out of scope for NPL operations, managed at the NPL leadership level). In general, the client relationships are ring-fenced from the partners</w:t>
      </w:r>
      <w:r>
        <w:rPr>
          <w:highlight w:val="yellow"/>
        </w:rPr>
        <w:t xml:space="preserve"> &amp; vice-versa</w:t>
      </w:r>
      <w:r w:rsidRPr="00881B95">
        <w:rPr>
          <w:highlight w:val="yellow"/>
        </w:rPr>
        <w:t>, so for the business to continue, NPL’s involvement is always required</w:t>
      </w:r>
      <w:r>
        <w:rPr>
          <w:highlight w:val="yellow"/>
        </w:rPr>
        <w:t xml:space="preserve"> (meaning the partner doesn’t have any interaction with the client – all communication flows through NPL)</w:t>
      </w:r>
      <w:r w:rsidRPr="00881B95">
        <w:rPr>
          <w:highlight w:val="yellow"/>
        </w:rPr>
        <w:t>.</w:t>
      </w:r>
      <w:r>
        <w:t xml:space="preserve"> </w:t>
      </w:r>
    </w:p>
    <w:p w14:paraId="322D7315" w14:textId="77777777" w:rsidR="00387B61" w:rsidRDefault="00000000">
      <w:pPr>
        <w:pStyle w:val="BodyText"/>
      </w:pPr>
      <w:r>
        <w:t xml:space="preserve">NPL’s income is the </w:t>
      </w:r>
      <w:r>
        <w:rPr>
          <w:b/>
          <w:bCs/>
        </w:rPr>
        <w:t>margin engineered into the price</w:t>
      </w:r>
      <w:r>
        <w:t xml:space="preserve"> it quotes. Everything else in the platform — rates, fees, ledgers, offsets, approvals — exists to compute that margin, protect it, and prove it.</w:t>
      </w:r>
    </w:p>
    <w:p w14:paraId="14A4CC17" w14:textId="77777777" w:rsidR="00387B61" w:rsidRDefault="00000000">
      <w:pPr>
        <w:pStyle w:val="BodyText"/>
      </w:pPr>
      <w:r>
        <w:t>Today the whole operation runs on spreadsheets, messaging channels and people’s memories. The platform replaces that with a configuration-driven engine that reproduces today’s calculations exactly first, then takes over.</w:t>
      </w:r>
    </w:p>
    <w:p w14:paraId="11365192" w14:textId="77777777" w:rsidR="00387B61" w:rsidRDefault="00000000">
      <w:pPr>
        <w:pStyle w:val="Heading1"/>
      </w:pPr>
      <w:bookmarkStart w:id="1" w:name="principles-that-bind-everything"/>
      <w:bookmarkEnd w:id="0"/>
      <w:r>
        <w:lastRenderedPageBreak/>
        <w:t>2 · Principles that bind everything</w:t>
      </w:r>
    </w:p>
    <w:p w14:paraId="6BE3FEE4" w14:textId="77777777" w:rsidR="00387B61" w:rsidRDefault="00000000">
      <w:pPr>
        <w:pStyle w:val="Compact"/>
        <w:numPr>
          <w:ilvl w:val="0"/>
          <w:numId w:val="2"/>
        </w:numPr>
      </w:pPr>
      <w:r>
        <w:rPr>
          <w:b/>
          <w:bCs/>
        </w:rPr>
        <w:t>No custody in the normal path.</w:t>
      </w:r>
      <w:r>
        <w:t xml:space="preserve"> Client money flows sender → partner → recipient. NPL’s own wallet is used only under a recorded, approved </w:t>
      </w:r>
      <w:r>
        <w:rPr>
          <w:b/>
          <w:bCs/>
        </w:rPr>
        <w:t>reroute</w:t>
      </w:r>
      <w:r>
        <w:t xml:space="preserve"> when the intended partner cannot handle the volume (§7.1).</w:t>
      </w:r>
    </w:p>
    <w:p w14:paraId="24B65B27" w14:textId="45F28E21" w:rsidR="00387B61" w:rsidRDefault="00000000">
      <w:pPr>
        <w:pStyle w:val="Compact"/>
        <w:numPr>
          <w:ilvl w:val="0"/>
          <w:numId w:val="2"/>
        </w:numPr>
      </w:pPr>
      <w:r>
        <w:rPr>
          <w:b/>
          <w:bCs/>
        </w:rPr>
        <w:t>Priced once.</w:t>
      </w:r>
      <w:r>
        <w:t xml:space="preserve"> A deal’s rate and fees are stamped at one moment and </w:t>
      </w:r>
      <w:r w:rsidRPr="009B7BCC">
        <w:rPr>
          <w:highlight w:val="red"/>
        </w:rPr>
        <w:t>never recomputed</w:t>
      </w:r>
      <w:r w:rsidR="009B7BCC">
        <w:t xml:space="preserve"> </w:t>
      </w:r>
      <w:r w:rsidR="009B7BCC" w:rsidRPr="009B7BCC">
        <w:rPr>
          <w:highlight w:val="yellow"/>
        </w:rPr>
        <w:t>(there are exceptions such as the customer makes a transfer after the rate duration expired, customer asked for a better rate, etc.</w:t>
      </w:r>
      <w:r w:rsidR="009B7BCC">
        <w:rPr>
          <w:highlight w:val="yellow"/>
        </w:rPr>
        <w:t xml:space="preserve"> – finance/management approval needed</w:t>
      </w:r>
      <w:r w:rsidR="009B7BCC" w:rsidRPr="009B7BCC">
        <w:rPr>
          <w:highlight w:val="yellow"/>
        </w:rPr>
        <w:t>)</w:t>
      </w:r>
      <w:r w:rsidR="009B7BCC">
        <w:t>.</w:t>
      </w:r>
      <w:r>
        <w:t xml:space="preserve"> In quote-first deals that moment is the quote; in collect-first deals it is the conversion.</w:t>
      </w:r>
    </w:p>
    <w:p w14:paraId="02D3B76C" w14:textId="77777777" w:rsidR="00387B61" w:rsidRDefault="00000000">
      <w:pPr>
        <w:pStyle w:val="Compact"/>
        <w:numPr>
          <w:ilvl w:val="0"/>
          <w:numId w:val="2"/>
        </w:numPr>
      </w:pPr>
      <w:r>
        <w:rPr>
          <w:b/>
          <w:bCs/>
        </w:rPr>
        <w:t>Immutable, double-entry ledger.</w:t>
      </w:r>
      <w:r>
        <w:t xml:space="preserve"> Every movement is a balanced pair of postings; nothing is edited or deleted; corrections are reversing entries; every balance is a sum, never a stored field.</w:t>
      </w:r>
    </w:p>
    <w:p w14:paraId="0F304BF5" w14:textId="77777777" w:rsidR="00387B61" w:rsidRDefault="00000000">
      <w:pPr>
        <w:pStyle w:val="Compact"/>
        <w:numPr>
          <w:ilvl w:val="0"/>
          <w:numId w:val="2"/>
        </w:numPr>
      </w:pPr>
      <w:r>
        <w:rPr>
          <w:b/>
          <w:bCs/>
        </w:rPr>
        <w:t>Whose money is always known.</w:t>
      </w:r>
      <w:r>
        <w:t xml:space="preserve"> Every amount carries an owner tag: </w:t>
      </w:r>
      <w:r>
        <w:rPr>
          <w:i/>
          <w:iCs/>
        </w:rPr>
        <w:t>client funds</w:t>
      </w:r>
      <w:r>
        <w:t xml:space="preserve"> or </w:t>
      </w:r>
      <w:r>
        <w:rPr>
          <w:i/>
          <w:iCs/>
        </w:rPr>
        <w:t>company earnings</w:t>
      </w:r>
      <w:r>
        <w:t xml:space="preserve">. The partner’s share is a </w:t>
      </w:r>
      <w:r>
        <w:rPr>
          <w:b/>
          <w:bCs/>
        </w:rPr>
        <w:t>cost line</w:t>
      </w:r>
      <w:r>
        <w:t>, not a pot NPL holds.</w:t>
      </w:r>
    </w:p>
    <w:p w14:paraId="4ADE9F71" w14:textId="4A62145F" w:rsidR="00387B61" w:rsidRDefault="00000000">
      <w:pPr>
        <w:pStyle w:val="Compact"/>
        <w:numPr>
          <w:ilvl w:val="0"/>
          <w:numId w:val="2"/>
        </w:numPr>
      </w:pPr>
      <w:r>
        <w:rPr>
          <w:b/>
          <w:bCs/>
        </w:rPr>
        <w:t>Disburse to zero.</w:t>
      </w:r>
      <w:r>
        <w:t xml:space="preserve"> A client balance exists only because the next disbursement has not happened yet. NPL never sits on client funds by choice; deliberate partial disbursement or reserves are not normal behavior.</w:t>
      </w:r>
      <w:r w:rsidR="009B7BCC">
        <w:t xml:space="preserve"> </w:t>
      </w:r>
      <w:r w:rsidR="009B7BCC" w:rsidRPr="009B7BCC">
        <w:rPr>
          <w:highlight w:val="yellow"/>
        </w:rPr>
        <w:t xml:space="preserve">For some clients </w:t>
      </w:r>
      <w:r w:rsidR="009B7BCC">
        <w:rPr>
          <w:highlight w:val="yellow"/>
        </w:rPr>
        <w:t xml:space="preserve">with </w:t>
      </w:r>
      <w:r w:rsidR="009B7BCC" w:rsidRPr="009B7BCC">
        <w:rPr>
          <w:highlight w:val="yellow"/>
        </w:rPr>
        <w:t>a higher balance threshold in which case the balances sit with the partner until settled.</w:t>
      </w:r>
    </w:p>
    <w:p w14:paraId="59978DB0" w14:textId="77777777" w:rsidR="00387B61" w:rsidRDefault="00000000">
      <w:pPr>
        <w:pStyle w:val="Compact"/>
        <w:numPr>
          <w:ilvl w:val="0"/>
          <w:numId w:val="2"/>
        </w:numPr>
      </w:pPr>
      <w:r>
        <w:rPr>
          <w:b/>
          <w:bCs/>
        </w:rPr>
        <w:t>Nobody approves their own work; Operations never sees margins.</w:t>
      </w:r>
      <w:r>
        <w:t xml:space="preserve"> Three cumulative roles, maker-checker on every controlled action, derived economics visible only to Finance and Management.</w:t>
      </w:r>
    </w:p>
    <w:p w14:paraId="26237866" w14:textId="77777777" w:rsidR="00387B61" w:rsidRDefault="00000000">
      <w:pPr>
        <w:pStyle w:val="Compact"/>
        <w:numPr>
          <w:ilvl w:val="0"/>
          <w:numId w:val="2"/>
        </w:numPr>
      </w:pPr>
      <w:r>
        <w:rPr>
          <w:b/>
          <w:bCs/>
        </w:rPr>
        <w:t>The FRS flow is one configuration.</w:t>
      </w:r>
      <w:r>
        <w:t xml:space="preserve"> The Client 1 USDT→EUR flow described in the FRS must be expressible as data in this model, and must reproduce Appendix A’s figures.</w:t>
      </w:r>
    </w:p>
    <w:p w14:paraId="39CEA444" w14:textId="77777777" w:rsidR="00387B61" w:rsidRDefault="00000000">
      <w:pPr>
        <w:pStyle w:val="Heading1"/>
      </w:pPr>
      <w:bookmarkStart w:id="2" w:name="configuration-model"/>
      <w:bookmarkEnd w:id="1"/>
      <w:r>
        <w:t>3 · Configuration model</w:t>
      </w:r>
    </w:p>
    <w:p w14:paraId="47809BEB" w14:textId="77777777" w:rsidR="00387B61" w:rsidRDefault="00000000">
      <w:pPr>
        <w:pStyle w:val="FirstParagraph"/>
      </w:pPr>
      <w:r>
        <w:t xml:space="preserve">A </w:t>
      </w:r>
      <w:r>
        <w:rPr>
          <w:b/>
          <w:bCs/>
        </w:rPr>
        <w:t>Project</w:t>
      </w:r>
      <w:r>
        <w:t xml:space="preserve"> is the top-level container — from the system’s point of view the project </w:t>
      </w:r>
      <w:r>
        <w:rPr>
          <w:i/>
          <w:iCs/>
        </w:rPr>
        <w:t>is</w:t>
      </w:r>
      <w:r>
        <w:t xml:space="preserve"> the client (the client name is a label). A project’s </w:t>
      </w:r>
      <w:r>
        <w:rPr>
          <w:b/>
          <w:bCs/>
        </w:rPr>
        <w:t>Configuration</w:t>
      </w:r>
      <w:r>
        <w:t xml:space="preserve"> has four kinds of content.</w:t>
      </w:r>
    </w:p>
    <w:p w14:paraId="2BEA70B2" w14:textId="77777777" w:rsidR="00387B61" w:rsidRDefault="00000000">
      <w:pPr>
        <w:pStyle w:val="Heading2"/>
      </w:pPr>
      <w:bookmarkStart w:id="3" w:name="system-settings-thresholds"/>
      <w:r>
        <w:t>3.1 System settings (thresholds)</w:t>
      </w:r>
    </w:p>
    <w:p w14:paraId="5BF22CD6" w14:textId="77777777" w:rsidR="00387B61" w:rsidRDefault="00000000">
      <w:pPr>
        <w:pStyle w:val="FirstParagraph"/>
      </w:pPr>
      <w:r>
        <w:t>Max amount; system validations; frequency (daily settlement slots); rate-variation tolerances between market and agent (partner); custom conditions as the project-specific catch-all. All versioned, Finance proposes, Management approves.</w:t>
      </w:r>
    </w:p>
    <w:p w14:paraId="74AEF537" w14:textId="77777777" w:rsidR="00387B61" w:rsidRDefault="00000000">
      <w:pPr>
        <w:pStyle w:val="Heading2"/>
      </w:pPr>
      <w:bookmarkStart w:id="4" w:name="currency-pairs"/>
      <w:bookmarkEnd w:id="3"/>
      <w:r>
        <w:t>3.2 Currency pairs</w:t>
      </w:r>
    </w:p>
    <w:p w14:paraId="77023943" w14:textId="77777777" w:rsidR="00387B61" w:rsidRDefault="00000000">
      <w:pPr>
        <w:pStyle w:val="FirstParagraph"/>
      </w:pPr>
      <w:r>
        <w:t>The project’s master list of what it trades, each with a quoting direction (units of OUT per IN, or IN per OUT), precision (5 dp standard; 8 dp for sub-unit pairs such as USDT→BTC), and the reference-rate source chain for that pair.</w:t>
      </w:r>
    </w:p>
    <w:p w14:paraId="070CF689" w14:textId="6D4C4490" w:rsidR="001070A3" w:rsidRPr="001070A3" w:rsidRDefault="001070A3" w:rsidP="001070A3">
      <w:pPr>
        <w:pStyle w:val="BodyText"/>
      </w:pPr>
      <w:r w:rsidRPr="001F043E">
        <w:rPr>
          <w:highlight w:val="yellow"/>
        </w:rPr>
        <w:t>Note – for cash collections, the cash currency is always rounded off to the nearest 100, 500 or 1000 units (depending on the currency value). For e.g. INR is rounded to nearest 1000, SGD, USD is rounded to nearest 100</w:t>
      </w:r>
    </w:p>
    <w:p w14:paraId="2B5BA9F7" w14:textId="77777777" w:rsidR="00387B61" w:rsidRDefault="00000000">
      <w:pPr>
        <w:pStyle w:val="Heading2"/>
      </w:pPr>
      <w:bookmarkStart w:id="5" w:name="X400238e992c208e63b51dc17745ae5789231761"/>
      <w:bookmarkEnd w:id="4"/>
      <w:r>
        <w:lastRenderedPageBreak/>
        <w:t>3.3 Receivers and senders (project level, partner-independent)</w:t>
      </w:r>
    </w:p>
    <w:p w14:paraId="76942E7C" w14:textId="77777777" w:rsidR="00387B61" w:rsidRDefault="00000000">
      <w:pPr>
        <w:pStyle w:val="Compact"/>
        <w:numPr>
          <w:ilvl w:val="0"/>
          <w:numId w:val="3"/>
        </w:numPr>
      </w:pPr>
      <w:del w:id="9007" w:author="New XP · ERD review" w:date="2026-10-06T09:00:00Z">
        <w:r>
          <w:delText xml:space="preserve">A </w:delText>
        </w:r>
        <w:r>
          <w:rPr>
            <w:b/>
            <w:bCs/>
          </w:rPr>
          <w:delText xml:space="preserve">Receiver</w:delText>
        </w:r>
        <w:r>
          <w:delText xml:space="preserve"> is a counterparty on the receiving side and is the </w:delText>
        </w:r>
        <w:r>
          <w:rPr>
            <w:b/>
            <w:bCs/>
          </w:rPr>
          <w:delText xml:space="preserve">group</w:delText>
        </w:r>
        <w:r>
          <w:delText xml:space="preserve">: a party with one or more </w:delText>
        </w:r>
        <w:r>
          <w:rPr>
            <w:b/>
            <w:bCs/>
          </w:rPr>
          <w:delText xml:space="preserve">receiving entities</w:delText>
        </w:r>
        <w:r>
          <w:delText xml:space="preserve"> (Sud → NewXP Entity, ReferScout Entity; Raj → VoiceAIWrapper). Receiving entities carry name and bank details.</w:delText>
        </w:r>
      </w:del>
      <w:ins w:id="9008" w:author="New XP · ERD review" w:date="2026-10-06T09:00:00Z">
        <w:r>
          <w:t xml:space="preserve">A </w:t>
        </w:r>
        <w:r>
          <w:rPr>
            <w:b/>
            <w:bCs/>
          </w:rPr>
          <w:t xml:space="preserve">Receiver</w:t>
        </w:r>
        <w:r>
          <w:t xml:space="preserve"> is a counterparty on the receiving side: a party with one or more </w:t>
        </w:r>
        <w:r>
          <w:rPr>
            <w:b/>
            <w:bCs/>
          </w:rPr>
          <w:t xml:space="preserve">receiving entities</w:t>
        </w:r>
        <w:r>
          <w:t xml:space="preserve"> (Sud → NewXP Entity, ReferScout Entity; Raj → VoiceAIWrapper). Receiving entities carry a name and one or more accounts, each with its currency, rail and bank or wallet details.</w:t>
        </w:r>
      </w:ins>
    </w:p>
    <w:p>
      <w:pPr>
        <w:pStyle w:val="Compact"/>
        <w:numPr>
          <w:ilvl w:val="0"/>
          <w:numId w:val="3"/>
        </w:numPr>
        <w:rPr>
          <w:ins w:id="9009" w:author="New XP · ERD review" w:date="2026-10-06T09:00:00Z"/>
        </w:rPr>
      </w:pPr>
      <w:ins w:id="9010" w:author="New XP · ERD review" w:date="2026-10-06T09:00:00Z">
        <w:r>
          <w:t xml:space="preserve">Receivers belong to a </w:t>
        </w:r>
        <w:r>
          <w:rPr>
            <w:b/>
            <w:bCs/>
          </w:rPr>
          <w:t xml:space="preserve">receiver group</w:t>
        </w:r>
        <w:r>
          <w:t xml:space="preserve">. Every project has one default group created with it; every receiver sits in the default group unless further groups are created and receivers are allocated to them. The group, not the receiver, is the unit a sender’s flow is attributed to, so receiving entities can be added under a receiver at any time (clients bring new entities weekly) without touching existing deals.</w:t>
        </w:r>
      </w:ins>
    </w:p>
    <w:p w14:paraId="2DC84F5F" w14:textId="77777777" w:rsidR="00387B61" w:rsidRDefault="00000000">
      <w:pPr>
        <w:pStyle w:val="Compact"/>
        <w:numPr>
          <w:ilvl w:val="0"/>
          <w:numId w:val="3"/>
        </w:numPr>
      </w:pPr>
      <w:r>
        <w:t xml:space="preserve">A </w:t>
      </w:r>
      <w:r>
        <w:rPr>
          <w:b/>
          <w:bCs/>
        </w:rPr>
        <w:t>Sender</w:t>
      </w:r>
      <w:r>
        <w:t xml:space="preserve"> is a single paying party (Ayush, Naveen) with a </w:t>
      </w:r>
      <w:r>
        <w:rPr>
          <w:rStyle w:val="VerbatimChar"/>
          <w:b/>
          <w:bCs/>
        </w:rPr>
        <w:t>sendable_to</w:t>
      </w:r>
      <w:r>
        <w:rPr>
          <w:b/>
          <w:bCs/>
        </w:rPr>
        <w:t xml:space="preserve"> allow-list</w:t>
      </w:r>
      <w:r>
        <w:t xml:space="preserve"> naming which receiver(s) their money may go to (Ayush → Raj only; Naveen → Sud only). One receiver is the common case; the model allows a list.</w:t>
      </w:r>
    </w:p>
    <w:p w14:paraId="0CC5F59A" w14:textId="48CA8AC7" w:rsidR="00025B26" w:rsidRPr="00025B26" w:rsidRDefault="00025B26">
      <w:pPr>
        <w:pStyle w:val="Compact"/>
        <w:numPr>
          <w:ilvl w:val="0"/>
          <w:numId w:val="3"/>
        </w:numPr>
        <w:rPr>
          <w:highlight w:val="yellow"/>
        </w:rPr>
      </w:pPr>
      <w:r w:rsidRPr="00025B26">
        <w:rPr>
          <w:highlight w:val="yellow"/>
        </w:rPr>
        <w:t>There is an exception where the funds could be “temporarily” sent to another receiver (within the same project/client) and then reclaimed when new collections for the other receiver/group are done</w:t>
      </w:r>
      <w:r w:rsidR="00DF3F8B">
        <w:rPr>
          <w:highlight w:val="yellow"/>
        </w:rPr>
        <w:t xml:space="preserve"> – referenced in 6.3</w:t>
      </w:r>
    </w:p>
    <w:p w14:paraId="7899C0CE" w14:textId="77777777" w:rsidR="00387B61" w:rsidRDefault="00000000">
      <w:pPr>
        <w:pStyle w:val="Compact"/>
        <w:numPr>
          <w:ilvl w:val="0"/>
          <w:numId w:val="3"/>
        </w:numPr>
      </w:pPr>
      <w:r>
        <w:t xml:space="preserve">Senders and receivers are </w:t>
      </w:r>
      <w:r>
        <w:rPr>
          <w:b/>
          <w:bCs/>
        </w:rPr>
        <w:t>not tied to a partner</w:t>
      </w:r>
      <w:r>
        <w:t>: the same Ayush → Raj flow may run through Ali today and Jeton tomorrow.</w:t>
      </w:r>
    </w:p>
    <w:p w14:paraId="3D86A21C" w14:textId="77777777" w:rsidR="00387B61" w:rsidRDefault="00000000">
      <w:pPr>
        <w:pStyle w:val="Heading2"/>
      </w:pPr>
      <w:bookmarkStart w:id="6" w:name="X7516613845f69d478c1760de5d183655ea928b2"/>
      <w:bookmarkEnd w:id="5"/>
      <w:r>
        <w:t>3.4 Partner configuration (one block per partner, within the project)</w:t>
      </w:r>
    </w:p>
    <w:p w14:paraId="7105EF00" w14:textId="77777777" w:rsidR="00387B61" w:rsidRDefault="00000000">
      <w:pPr>
        <w:pStyle w:val="FirstParagraph"/>
      </w:pPr>
      <w:r>
        <w:t xml:space="preserve">How a given partner is used </w:t>
      </w:r>
      <w:r>
        <w:rPr>
          <w:i/>
          <w:iCs/>
        </w:rPr>
        <w:t>in this project</w:t>
      </w:r>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69"/>
        <w:gridCol w:w="7207"/>
      </w:tblGrid>
      <w:tr w:rsidR="00387B61" w14:paraId="6B3BA9FD" w14:textId="77777777" w:rsidTr="00025B2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BAEC33F" w14:textId="77777777" w:rsidR="00387B61" w:rsidRDefault="00000000">
            <w:pPr>
              <w:pStyle w:val="Compact"/>
            </w:pPr>
            <w:r>
              <w:t>Element</w:t>
            </w:r>
          </w:p>
        </w:tc>
        <w:tc>
          <w:tcPr>
            <w:tcW w:w="0" w:type="auto"/>
            <w:tcBorders>
              <w:bottom w:val="none" w:sz="0" w:space="0" w:color="auto"/>
            </w:tcBorders>
          </w:tcPr>
          <w:p w14:paraId="4A84FF1C" w14:textId="77777777" w:rsidR="00387B61" w:rsidRDefault="00000000">
            <w:pPr>
              <w:pStyle w:val="Compact"/>
            </w:pPr>
            <w:r>
              <w:t>Meaning</w:t>
            </w:r>
          </w:p>
        </w:tc>
      </w:tr>
      <w:tr w:rsidR="00387B61" w14:paraId="1594E106" w14:textId="77777777" w:rsidTr="00025B26">
        <w:tc>
          <w:tcPr>
            <w:tcW w:w="0" w:type="auto"/>
          </w:tcPr>
          <w:p w14:paraId="6AF5406D" w14:textId="77777777" w:rsidR="00387B61" w:rsidRDefault="00000000">
            <w:pPr>
              <w:pStyle w:val="Compact"/>
            </w:pPr>
            <w:r>
              <w:t>Currency pair(s)</w:t>
            </w:r>
          </w:p>
        </w:tc>
        <w:tc>
          <w:tcPr>
            <w:tcW w:w="0" w:type="auto"/>
          </w:tcPr>
          <w:p w14:paraId="5DB576A1" w14:textId="77777777" w:rsidR="00387B61" w:rsidRDefault="00000000">
            <w:pPr>
              <w:pStyle w:val="Compact"/>
            </w:pPr>
            <w:r>
              <w:t>Which of the project’s pairs this partner handles</w:t>
            </w:r>
          </w:p>
        </w:tc>
      </w:tr>
      <w:tr w:rsidR="00387B61" w14:paraId="46E76CC3" w14:textId="77777777" w:rsidTr="00025B26">
        <w:tc>
          <w:tcPr>
            <w:tcW w:w="0" w:type="auto"/>
          </w:tcPr>
          <w:p w14:paraId="0B895130" w14:textId="77777777" w:rsidR="00387B61" w:rsidRDefault="00000000">
            <w:pPr>
              <w:pStyle w:val="Compact"/>
            </w:pPr>
            <w:r>
              <w:rPr>
                <w:b/>
                <w:bCs/>
              </w:rPr>
              <w:t>Fees</w:t>
            </w:r>
          </w:p>
        </w:tc>
        <w:tc>
          <w:tcPr>
            <w:tcW w:w="0" w:type="auto"/>
          </w:tcPr>
          <w:p w14:paraId="2DFC6625" w14:textId="77777777" w:rsidR="00387B61" w:rsidRDefault="00000000">
            <w:pPr>
              <w:pStyle w:val="Compact"/>
            </w:pPr>
            <w:r>
              <w:t xml:space="preserve">NPL’s </w:t>
            </w:r>
            <w:r>
              <w:rPr>
                <w:b/>
                <w:bCs/>
              </w:rPr>
              <w:t>client-side fee</w:t>
            </w:r>
            <w:r>
              <w:t xml:space="preserve"> for this partner × pair (see §4)</w:t>
            </w:r>
          </w:p>
        </w:tc>
      </w:tr>
      <w:tr w:rsidR="00387B61" w14:paraId="502B7A5D" w14:textId="77777777" w:rsidTr="00025B26">
        <w:tc>
          <w:tcPr>
            <w:tcW w:w="0" w:type="auto"/>
          </w:tcPr>
          <w:p w14:paraId="37444E15" w14:textId="09B24EEA" w:rsidR="00387B61" w:rsidRDefault="00000000">
            <w:pPr>
              <w:pStyle w:val="Compact"/>
            </w:pPr>
            <w:r>
              <w:t>Facilitating entities</w:t>
            </w:r>
            <w:r w:rsidR="00025B26" w:rsidRPr="00025B26">
              <w:rPr>
                <w:highlight w:val="yellow"/>
              </w:rPr>
              <w:t>/Channel</w:t>
            </w:r>
          </w:p>
        </w:tc>
        <w:tc>
          <w:tcPr>
            <w:tcW w:w="0" w:type="auto"/>
          </w:tcPr>
          <w:p w14:paraId="52743BEB" w14:textId="77777777" w:rsidR="00387B61" w:rsidRDefault="00000000">
            <w:pPr>
              <w:pStyle w:val="Compact"/>
            </w:pPr>
            <w:r>
              <w:t>The partner’s legal vehicles (Ali → PT-tour, PT Global Inc, …); name, optional bank details</w:t>
            </w:r>
          </w:p>
        </w:tc>
      </w:tr>
      <w:tr w:rsidR="00387B61" w14:paraId="16727CD8" w14:textId="77777777" w:rsidTr="00025B26">
        <w:tc>
          <w:tcPr>
            <w:tcW w:w="0" w:type="auto"/>
          </w:tcPr>
          <w:p w14:paraId="2F023361" w14:textId="6B6ACEB9" w:rsidR="00387B61" w:rsidRDefault="00025B26">
            <w:pPr>
              <w:pStyle w:val="Compact"/>
            </w:pPr>
            <w:r>
              <w:t>Collection - Wallet configuration</w:t>
            </w:r>
          </w:p>
        </w:tc>
        <w:tc>
          <w:tcPr>
            <w:tcW w:w="0" w:type="auto"/>
          </w:tcPr>
          <w:p w14:paraId="0279D1CE" w14:textId="77777777" w:rsidR="00387B61" w:rsidRDefault="00000000">
            <w:pPr>
              <w:pStyle w:val="Compact"/>
            </w:pPr>
            <w:r>
              <w:t>Crypto-in endpoints (wallets per facilitating entity / network)</w:t>
            </w:r>
          </w:p>
        </w:tc>
      </w:tr>
      <w:tr w:rsidR="00387B61" w14:paraId="7F6C59C4" w14:textId="77777777" w:rsidTr="00025B26">
        <w:tc>
          <w:tcPr>
            <w:tcW w:w="0" w:type="auto"/>
          </w:tcPr>
          <w:p w14:paraId="412C1601" w14:textId="77777777" w:rsidR="00387B61" w:rsidRDefault="00000000">
            <w:pPr>
              <w:pStyle w:val="Compact"/>
            </w:pPr>
            <w:r>
              <w:t>Collection — receiving entities</w:t>
            </w:r>
          </w:p>
        </w:tc>
        <w:tc>
          <w:tcPr>
            <w:tcW w:w="0" w:type="auto"/>
          </w:tcPr>
          <w:p w14:paraId="5355034C" w14:textId="77777777" w:rsidR="00387B61" w:rsidRDefault="00000000">
            <w:pPr>
              <w:pStyle w:val="Compact"/>
            </w:pPr>
            <w:r>
              <w:t>Bank-in endpoints on the partner side (name, bank details)</w:t>
            </w:r>
          </w:p>
        </w:tc>
      </w:tr>
      <w:tr w:rsidR="00387B61" w14:paraId="5E3AD830" w14:textId="77777777" w:rsidTr="00025B26">
        <w:tc>
          <w:tcPr>
            <w:tcW w:w="0" w:type="auto"/>
          </w:tcPr>
          <w:p w14:paraId="7ABCA844" w14:textId="77777777" w:rsidR="00387B61" w:rsidRDefault="00000000">
            <w:pPr>
              <w:pStyle w:val="Compact"/>
            </w:pPr>
            <w:r>
              <w:t>Collection — sending entities</w:t>
            </w:r>
          </w:p>
        </w:tc>
        <w:tc>
          <w:tcPr>
            <w:tcW w:w="0" w:type="auto"/>
          </w:tcPr>
          <w:p w14:paraId="3290207B" w14:textId="77777777" w:rsidR="00387B61" w:rsidRDefault="00000000">
            <w:pPr>
              <w:pStyle w:val="Compact"/>
            </w:pPr>
            <w:r>
              <w:rPr>
                <w:b/>
                <w:bCs/>
              </w:rPr>
              <w:t>Provenance reference</w:t>
            </w:r>
            <w:r>
              <w:t>: the actual account the sender’s funds originate from (their own bank account or one of their clients’). Reference only — says where the money came from, does not change the sender or the destination</w:t>
            </w:r>
          </w:p>
        </w:tc>
      </w:tr>
      <w:tr w:rsidR="00387B61" w14:paraId="52722A03" w14:textId="77777777" w:rsidTr="00025B26">
        <w:tc>
          <w:tcPr>
            <w:tcW w:w="0" w:type="auto"/>
          </w:tcPr>
          <w:p w14:paraId="12848A8C" w14:textId="77777777" w:rsidR="00387B61" w:rsidRDefault="00000000">
            <w:pPr>
              <w:pStyle w:val="Compact"/>
            </w:pPr>
            <w:r>
              <w:t>Settlement — receiving entities</w:t>
            </w:r>
          </w:p>
        </w:tc>
        <w:tc>
          <w:tcPr>
            <w:tcW w:w="0" w:type="auto"/>
          </w:tcPr>
          <w:p w14:paraId="01C3DFED" w14:textId="77777777" w:rsidR="00387B61" w:rsidRDefault="00000000">
            <w:pPr>
              <w:pStyle w:val="Compact"/>
            </w:pPr>
            <w:r>
              <w:t xml:space="preserve">The </w:t>
            </w:r>
            <w:r>
              <w:rPr>
                <w:b/>
                <w:bCs/>
              </w:rPr>
              <w:t>project’s receiving entities registered with this partner</w:t>
            </w:r>
            <w:r>
              <w:t xml:space="preserve"> (NewXP under Ali, NewXP under Jeton …) carrying that partner’s approval status and the bank details it pays to. Destination approval is therefore per partner</w:t>
            </w:r>
          </w:p>
        </w:tc>
      </w:tr>
      <w:tr w:rsidR="00387B61" w14:paraId="05E573F6" w14:textId="77777777" w:rsidTr="00025B26">
        <w:tc>
          <w:tcPr>
            <w:tcW w:w="0" w:type="auto"/>
          </w:tcPr>
          <w:p w14:paraId="00C2A7A9" w14:textId="77777777" w:rsidR="00387B61" w:rsidRDefault="00000000">
            <w:pPr>
              <w:pStyle w:val="Compact"/>
            </w:pPr>
            <w:r>
              <w:t>Settlement — sending entities</w:t>
            </w:r>
          </w:p>
        </w:tc>
        <w:tc>
          <w:tcPr>
            <w:tcW w:w="0" w:type="auto"/>
          </w:tcPr>
          <w:p w14:paraId="46A6BE75" w14:textId="77777777" w:rsidR="00387B61" w:rsidRDefault="00000000">
            <w:pPr>
              <w:pStyle w:val="Compact"/>
            </w:pPr>
            <w:r>
              <w:rPr>
                <w:b/>
                <w:bCs/>
              </w:rPr>
              <w:t>Narrative reference</w:t>
            </w:r>
            <w:r>
              <w:t>: the name the transfer goes out under — what the receiver sees on their statement</w:t>
            </w:r>
          </w:p>
        </w:tc>
      </w:tr>
      <w:tr w:rsidR="00387B61" w14:paraId="34FEDE05" w14:textId="77777777" w:rsidTr="00025B26">
        <w:tc>
          <w:tcPr>
            <w:tcW w:w="0" w:type="auto"/>
          </w:tcPr>
          <w:p w14:paraId="4E9E610F" w14:textId="77777777" w:rsidR="00387B61" w:rsidRDefault="00000000">
            <w:pPr>
              <w:pStyle w:val="Compact"/>
            </w:pPr>
            <w:r>
              <w:t>Settlement — facilitating entities</w:t>
            </w:r>
          </w:p>
        </w:tc>
        <w:tc>
          <w:tcPr>
            <w:tcW w:w="0" w:type="auto"/>
          </w:tcPr>
          <w:p w14:paraId="2CFE5B3C" w14:textId="77777777" w:rsidR="00387B61" w:rsidRDefault="00000000">
            <w:pPr>
              <w:pStyle w:val="Compact"/>
            </w:pPr>
            <w:r>
              <w:rPr>
                <w:b/>
                <w:bCs/>
              </w:rPr>
              <w:t>The rail</w:t>
            </w:r>
            <w:r>
              <w:t>: the bank or EMI used to execute the transfer. Not a hop; the money never rests there</w:t>
            </w:r>
          </w:p>
        </w:tc>
      </w:tr>
    </w:tbl>
    <w:p w14:paraId="30983BC3" w14:textId="77777777" w:rsidR="00387B61" w:rsidRDefault="00000000">
      <w:pPr>
        <w:pStyle w:val="BodyText"/>
      </w:pPr>
      <w:r>
        <w:t xml:space="preserve">Collection endpoints are three kinds by method: </w:t>
      </w:r>
      <w:r>
        <w:rPr>
          <w:b/>
          <w:bCs/>
        </w:rPr>
        <w:t>crypto-in → wallet</w:t>
      </w:r>
      <w:r>
        <w:t xml:space="preserve">, </w:t>
      </w:r>
      <w:r>
        <w:rPr>
          <w:b/>
          <w:bCs/>
        </w:rPr>
        <w:t>bank-in → collection receiving entity</w:t>
      </w:r>
      <w:r>
        <w:t xml:space="preserve">, </w:t>
      </w:r>
      <w:r>
        <w:rPr>
          <w:b/>
          <w:bCs/>
        </w:rPr>
        <w:t>cash-in → nothing pre-configured</w:t>
      </w:r>
      <w:r>
        <w:t xml:space="preserve"> (instructions are issued at transaction time).</w:t>
      </w:r>
    </w:p>
    <w:p w14:paraId="5B39686D" w14:textId="77777777" w:rsidR="00387B61" w:rsidRDefault="00000000">
      <w:pPr>
        <w:pStyle w:val="Heading1"/>
      </w:pPr>
      <w:bookmarkStart w:id="7" w:name="pricing-model"/>
      <w:bookmarkEnd w:id="2"/>
      <w:bookmarkEnd w:id="6"/>
      <w:r>
        <w:lastRenderedPageBreak/>
        <w:t>4 · Pricing model</w:t>
      </w:r>
    </w:p>
    <w:p w14:paraId="44680D77" w14:textId="77777777" w:rsidR="00387B61" w:rsidRDefault="00000000">
      <w:pPr>
        <w:pStyle w:val="Heading2"/>
      </w:pPr>
      <w:bookmarkStart w:id="8" w:name="how-partners-disclose-their-price"/>
      <w:r>
        <w:t>4.1 How partners disclose their price</w:t>
      </w:r>
    </w:p>
    <w:p w14:paraId="66D96F56" w14:textId="77777777" w:rsidR="00387B61" w:rsidRDefault="00000000">
      <w:pPr>
        <w:pStyle w:val="FirstParagraph"/>
      </w:pPr>
      <w:r>
        <w:t xml:space="preserve">A partner either (a) gives NPL a rate with its markup already inside it, or (b) states </w:t>
      </w:r>
      <w:r>
        <w:rPr>
          <w:i/>
          <w:iCs/>
        </w:rPr>
        <w:t>market + x%</w:t>
      </w:r>
      <w:r>
        <w:t xml:space="preserve">. In case (b) the partner’s cost is explicit; in case (a) it is invisible and must be </w:t>
      </w:r>
      <w:r>
        <w:rPr>
          <w:b/>
          <w:bCs/>
        </w:rPr>
        <w:t>inferred</w:t>
      </w:r>
      <w:r>
        <w:t xml:space="preserve"> by comparing the partner’s rate with market references.</w:t>
      </w:r>
    </w:p>
    <w:p w14:paraId="3E911FAB" w14:textId="77777777" w:rsidR="00387B61" w:rsidRDefault="00000000">
      <w:pPr>
        <w:pStyle w:val="Heading2"/>
      </w:pPr>
      <w:bookmarkStart w:id="9" w:name="how-npl-prices-the-client"/>
      <w:bookmarkEnd w:id="8"/>
      <w:r>
        <w:t>4.2 How NPL prices the client</w:t>
      </w:r>
    </w:p>
    <w:p w14:paraId="6078AC66" w14:textId="77777777" w:rsidR="00387B61" w:rsidRDefault="00000000">
      <w:pPr>
        <w:pStyle w:val="FirstParagraph"/>
      </w:pPr>
      <w:r>
        <w:t xml:space="preserve">NPL’s markup sits on </w:t>
      </w:r>
      <w:r>
        <w:rPr>
          <w:b/>
          <w:bCs/>
        </w:rPr>
        <w:t>either</w:t>
      </w:r>
      <w:r>
        <w:t xml:space="preserve"> the partner rate + x% </w:t>
      </w:r>
      <w:r>
        <w:rPr>
          <w:b/>
          <w:bCs/>
        </w:rPr>
        <w:t>or</w:t>
      </w:r>
      <w:r>
        <w:t xml:space="preserve"> market + x%, where NPL’s x% is larger than the partner’s so the margin survives. The </w:t>
      </w:r>
      <w:r>
        <w:rPr>
          <w:b/>
          <w:bCs/>
        </w:rPr>
        <w:t>fee is set per partner × currency pair</w:t>
      </w:r>
      <w:r>
        <w:t xml:space="preserve"> — the same USDT→EUR flow is priced differently to the client depending on whether Ali or Jeton handles it. Choosing the partner is therefore part of pricing.</w:t>
      </w:r>
    </w:p>
    <w:p w14:paraId="107AB7A0" w14:textId="77777777" w:rsidR="00387B61" w:rsidRDefault="00000000">
      <w:pPr>
        <w:pStyle w:val="BodyText"/>
      </w:pPr>
      <w:r>
        <w:t xml:space="preserve">Fee parameters per partner × pair: basis (market | partner), total percentage, </w:t>
      </w:r>
      <w:r>
        <w:rPr>
          <w:b/>
          <w:bCs/>
        </w:rPr>
        <w:t>split between sender and receiver</w:t>
      </w:r>
      <w:r>
        <w:t xml:space="preserve"> (sender’s share is embedded in the sender rate; receiver’s share is deducted from the client-net), mode </w:t>
      </w:r>
      <w:r>
        <w:rPr>
          <w:b/>
          <w:bCs/>
        </w:rPr>
        <w:t>fixed | variable</w:t>
      </w:r>
      <w:r>
        <w:t>, and per-sender overrides (may be zero).</w:t>
      </w:r>
    </w:p>
    <w:p w14:paraId="4EE31E2F" w14:textId="77777777" w:rsidR="00387B61" w:rsidRDefault="00000000">
      <w:pPr>
        <w:pStyle w:val="BodyText"/>
      </w:pPr>
      <w:r w:rsidRPr="00FB224F">
        <w:rPr>
          <w:b/>
          <w:bCs/>
          <w:highlight w:val="magenta"/>
        </w:rPr>
        <w:t>Variable mode</w:t>
      </w:r>
      <w:r w:rsidRPr="00FB224F">
        <w:rPr>
          <w:highlight w:val="magenta"/>
        </w:rPr>
        <w:t xml:space="preserve"> sets the fee to protect a margin floor against the partner’s current spread, within a floor and a cap; a quote that cannot reach the floor proceeds only with Finance approval (“below-margin”).</w:t>
      </w:r>
    </w:p>
    <w:p w14:paraId="7A09DF97" w14:textId="77777777" w:rsidR="00387B61" w:rsidRDefault="00000000">
      <w:pPr>
        <w:pStyle w:val="BodyText"/>
      </w:pPr>
      <w:r>
        <w:rPr>
          <w:b/>
          <w:bCs/>
        </w:rPr>
        <w:t>The one unknown in the model:</w:t>
      </w:r>
      <w:r>
        <w:t xml:space="preserve"> when NPL prices on market + x% but the partner priced style (a), NPL’s realised margin = NPL’s x% minus the partner’s </w:t>
      </w:r>
      <w:r>
        <w:rPr>
          <w:i/>
          <w:iCs/>
        </w:rPr>
        <w:t>hidden</w:t>
      </w:r>
      <w:r>
        <w:t xml:space="preserve"> markup. The variance history exists for this, and the minimum-margin check must be </w:t>
      </w:r>
      <w:r>
        <w:rPr>
          <w:b/>
          <w:bCs/>
        </w:rPr>
        <w:t>live at conversion</w:t>
      </w:r>
      <w:r>
        <w:t>, not only assumed at quote.</w:t>
      </w:r>
    </w:p>
    <w:p w14:paraId="7E6DB76E" w14:textId="795A9FB2" w:rsidR="005A5F98" w:rsidRDefault="00FE5248">
      <w:pPr>
        <w:pStyle w:val="BodyText"/>
        <w:rPr>
          <w:highlight w:val="yellow"/>
        </w:rPr>
      </w:pPr>
      <w:r>
        <w:rPr>
          <w:b/>
          <w:bCs/>
          <w:highlight w:val="yellow"/>
        </w:rPr>
        <w:t xml:space="preserve">4.2a </w:t>
      </w:r>
      <w:r w:rsidR="00FB224F" w:rsidRPr="00FE5248">
        <w:rPr>
          <w:b/>
          <w:bCs/>
          <w:highlight w:val="yellow"/>
        </w:rPr>
        <w:t>NPL paying Referral Commissions:</w:t>
      </w:r>
      <w:r w:rsidR="00FB224F" w:rsidRPr="00FE5248">
        <w:rPr>
          <w:b/>
          <w:bCs/>
          <w:highlight w:val="yellow"/>
        </w:rPr>
        <w:br/>
      </w:r>
      <w:r w:rsidR="00FB224F">
        <w:rPr>
          <w:highlight w:val="yellow"/>
        </w:rPr>
        <w:t xml:space="preserve">Sometimes NPL </w:t>
      </w:r>
      <w:proofErr w:type="gramStart"/>
      <w:r w:rsidR="00FB224F">
        <w:rPr>
          <w:highlight w:val="yellow"/>
        </w:rPr>
        <w:t>has to</w:t>
      </w:r>
      <w:proofErr w:type="gramEnd"/>
      <w:r w:rsidR="00FB224F">
        <w:rPr>
          <w:highlight w:val="yellow"/>
        </w:rPr>
        <w:t xml:space="preserve"> pay referral commissions to external introducers who brought in the client. This can involve </w:t>
      </w:r>
      <w:r w:rsidR="005A5F98">
        <w:rPr>
          <w:highlight w:val="yellow"/>
        </w:rPr>
        <w:t xml:space="preserve">a) </w:t>
      </w:r>
      <w:r w:rsidR="00FB224F">
        <w:rPr>
          <w:highlight w:val="yellow"/>
        </w:rPr>
        <w:t xml:space="preserve">sharing the NPL’s earnings </w:t>
      </w:r>
      <w:r w:rsidR="005A5F98">
        <w:rPr>
          <w:highlight w:val="yellow"/>
        </w:rPr>
        <w:t xml:space="preserve">in a predetermined ratio OR b) a fixed % for each party involved. There could also be multiple people involved in the same deal. E.g. </w:t>
      </w:r>
    </w:p>
    <w:p w14:paraId="16D4235D" w14:textId="77777777" w:rsidR="005A5F98" w:rsidRDefault="005A5F98" w:rsidP="005A5F98">
      <w:pPr>
        <w:pStyle w:val="BodyText"/>
        <w:ind w:left="720"/>
        <w:rPr>
          <w:highlight w:val="yellow"/>
        </w:rPr>
      </w:pPr>
      <w:r>
        <w:rPr>
          <w:highlight w:val="yellow"/>
        </w:rPr>
        <w:t xml:space="preserve">Scenario 1 - John brought a new client and expects to get 1% fixed on each transaction. NPL can keep its fee fixed or variable but </w:t>
      </w:r>
      <w:proofErr w:type="gramStart"/>
      <w:r>
        <w:rPr>
          <w:highlight w:val="yellow"/>
        </w:rPr>
        <w:t>has to</w:t>
      </w:r>
      <w:proofErr w:type="gramEnd"/>
      <w:r>
        <w:rPr>
          <w:highlight w:val="yellow"/>
        </w:rPr>
        <w:t xml:space="preserve"> apply john’s 1% into the sender-facing rate.  So, if the fee structure is of partner rate + markup, then markup will include NPL’s fee + john’s 1%</w:t>
      </w:r>
    </w:p>
    <w:p w14:paraId="21CF6583" w14:textId="31B248EC" w:rsidR="00FB224F" w:rsidRPr="00FB224F" w:rsidRDefault="005A5F98" w:rsidP="005A5F98">
      <w:pPr>
        <w:pStyle w:val="BodyText"/>
        <w:ind w:left="720"/>
        <w:rPr>
          <w:highlight w:val="yellow"/>
        </w:rPr>
      </w:pPr>
      <w:r>
        <w:rPr>
          <w:highlight w:val="yellow"/>
        </w:rPr>
        <w:t xml:space="preserve">Scenario 2 – John and James are 2 parties that want a share of the earnings. NPL decides to markup 0.5% for itself, 0.25% for john and 0.25% for </w:t>
      </w:r>
      <w:proofErr w:type="spellStart"/>
      <w:r>
        <w:rPr>
          <w:highlight w:val="yellow"/>
        </w:rPr>
        <w:t>james</w:t>
      </w:r>
      <w:proofErr w:type="spellEnd"/>
      <w:r>
        <w:rPr>
          <w:highlight w:val="yellow"/>
        </w:rPr>
        <w:t xml:space="preserve">.  </w:t>
      </w:r>
    </w:p>
    <w:p w14:paraId="7D473ADA" w14:textId="17FB4538" w:rsidR="005A5F98" w:rsidRDefault="00FE5248">
      <w:pPr>
        <w:pStyle w:val="BodyText"/>
      </w:pPr>
      <w:r>
        <w:rPr>
          <w:b/>
          <w:bCs/>
          <w:highlight w:val="yellow"/>
        </w:rPr>
        <w:t xml:space="preserve">4.2b </w:t>
      </w:r>
      <w:r w:rsidR="00FB224F" w:rsidRPr="00FE5248">
        <w:rPr>
          <w:b/>
          <w:bCs/>
          <w:highlight w:val="yellow"/>
        </w:rPr>
        <w:t>NPL getting commissions:</w:t>
      </w:r>
      <w:r w:rsidR="005A5F98">
        <w:br/>
      </w:r>
      <w:r w:rsidR="005A5F98" w:rsidRPr="00C839FB">
        <w:rPr>
          <w:highlight w:val="yellow"/>
        </w:rPr>
        <w:t xml:space="preserve">In some cases (e.g. Evo project via Jeton), they give back a % of the fee they charge on the transaction. </w:t>
      </w:r>
      <w:proofErr w:type="gramStart"/>
      <w:r w:rsidR="005A5F98" w:rsidRPr="00C839FB">
        <w:rPr>
          <w:highlight w:val="yellow"/>
        </w:rPr>
        <w:t>So</w:t>
      </w:r>
      <w:proofErr w:type="gramEnd"/>
      <w:r w:rsidR="005A5F98" w:rsidRPr="00C839FB">
        <w:rPr>
          <w:highlight w:val="yellow"/>
        </w:rPr>
        <w:t xml:space="preserve"> if Jeton charges 1.25%, they give back 0.4% back from that</w:t>
      </w:r>
      <w:r w:rsidR="00C839FB" w:rsidRPr="00C839FB">
        <w:rPr>
          <w:highlight w:val="yellow"/>
        </w:rPr>
        <w:t xml:space="preserve"> fee. This needs to be tracked and reconciled (summary of all transactions, fees generated, expected commissions) every month. After the reconciliation, Jeton would pay this commission back to NPL</w:t>
      </w:r>
      <w:r w:rsidR="00C839FB">
        <w:rPr>
          <w:highlight w:val="yellow"/>
        </w:rPr>
        <w:t xml:space="preserve"> (via crypto usually)</w:t>
      </w:r>
      <w:r w:rsidR="00C839FB" w:rsidRPr="00C839FB">
        <w:rPr>
          <w:highlight w:val="yellow"/>
        </w:rPr>
        <w:t>.</w:t>
      </w:r>
    </w:p>
    <w:p w14:paraId="67D3A0FC" w14:textId="77777777" w:rsidR="00387B61" w:rsidRDefault="00000000">
      <w:pPr>
        <w:pStyle w:val="Heading2"/>
      </w:pPr>
      <w:bookmarkStart w:id="10" w:name="rates-comparison-and-variance"/>
      <w:bookmarkEnd w:id="9"/>
      <w:r>
        <w:lastRenderedPageBreak/>
        <w:t>4.3 Rates, comparison and variance</w:t>
      </w:r>
    </w:p>
    <w:p w14:paraId="3CD3CA6D" w14:textId="77777777" w:rsidR="00387B61" w:rsidRDefault="00000000">
      <w:pPr>
        <w:pStyle w:val="Compact"/>
        <w:numPr>
          <w:ilvl w:val="0"/>
          <w:numId w:val="4"/>
        </w:numPr>
      </w:pPr>
      <w:r>
        <w:t>Reference rate per pair from a source chain (Kraken → CoinMarketCap for crypto pairs; Oanda/XE as adapters for fiat), snapshotted at the pricing moment with source and time. Multiple sources per pair make cross-source slippage (XE vs Oanda vs Kraken) a tracked quantity, not a surprise.</w:t>
      </w:r>
    </w:p>
    <w:p w14:paraId="24097A23" w14:textId="1C6BFAF6" w:rsidR="00387B61" w:rsidRDefault="00000000">
      <w:pPr>
        <w:pStyle w:val="Compact"/>
        <w:numPr>
          <w:ilvl w:val="0"/>
          <w:numId w:val="4"/>
        </w:numPr>
      </w:pPr>
      <w:r>
        <w:t xml:space="preserve">A </w:t>
      </w:r>
      <w:r>
        <w:rPr>
          <w:b/>
          <w:bCs/>
        </w:rPr>
        <w:t>rate comparison for the day</w:t>
      </w:r>
      <w:r>
        <w:t xml:space="preserve"> (partner × pair) is created lazily by the first deal that needs it and reused by every deal that day. It records the partner’s rate version, the market snapshot, the spread, and the rolling 2-week / 4-week average of </w:t>
      </w:r>
      <w:r>
        <w:rPr>
          <w:i/>
          <w:iCs/>
        </w:rPr>
        <w:t>confirmed</w:t>
      </w:r>
      <w:r>
        <w:t xml:space="preserve"> spreads.</w:t>
      </w:r>
      <w:r w:rsidR="00C839FB">
        <w:t xml:space="preserve"> </w:t>
      </w:r>
      <w:r w:rsidR="00C839FB" w:rsidRPr="00C839FB">
        <w:rPr>
          <w:highlight w:val="yellow"/>
        </w:rPr>
        <w:t>Occasionally the partner may give a new rate for the day, so same pair may have different versions on the same day.</w:t>
      </w:r>
    </w:p>
    <w:p w14:paraId="1A9F4F95" w14:textId="470E316E" w:rsidR="00387B61" w:rsidRDefault="00000000">
      <w:pPr>
        <w:pStyle w:val="Compact"/>
        <w:numPr>
          <w:ilvl w:val="0"/>
          <w:numId w:val="4"/>
        </w:numPr>
      </w:pPr>
      <w:r>
        <w:t xml:space="preserve">A partner rate whose spread exceeds the rolling average by more than the configured relative tolerance is </w:t>
      </w:r>
      <w:r>
        <w:rPr>
          <w:b/>
          <w:bCs/>
        </w:rPr>
        <w:t>breached</w:t>
      </w:r>
      <w:r>
        <w:t>: quoting and conversion on that partner × pair freeze until Finance approves with a recorded reason or rejects</w:t>
      </w:r>
      <w:r w:rsidR="00C839FB">
        <w:t xml:space="preserve"> </w:t>
      </w:r>
      <w:r w:rsidR="00C839FB" w:rsidRPr="00C839FB">
        <w:rPr>
          <w:highlight w:val="yellow"/>
        </w:rPr>
        <w:t>(or asks for a better rate</w:t>
      </w:r>
      <w:r w:rsidR="00C839FB" w:rsidRPr="00DF3F8B">
        <w:rPr>
          <w:highlight w:val="yellow"/>
        </w:rPr>
        <w:t>)</w:t>
      </w:r>
      <w:r w:rsidRPr="00DF3F8B">
        <w:rPr>
          <w:highlight w:val="yellow"/>
        </w:rPr>
        <w:t xml:space="preserve">. </w:t>
      </w:r>
      <w:r w:rsidR="00C839FB" w:rsidRPr="00DF3F8B">
        <w:rPr>
          <w:highlight w:val="yellow"/>
        </w:rPr>
        <w:t xml:space="preserve">Better rate doesn’t guarantee </w:t>
      </w:r>
      <w:r w:rsidR="00DF3F8B" w:rsidRPr="00DF3F8B">
        <w:rPr>
          <w:highlight w:val="yellow"/>
        </w:rPr>
        <w:t>that the new rate will be under the threshold, and if it’s outside the threshold, then finance/management approval is needed.</w:t>
      </w:r>
      <w:r w:rsidR="00DF3F8B">
        <w:t xml:space="preserve"> </w:t>
      </w:r>
      <w:r>
        <w:t>No skip path.</w:t>
      </w:r>
    </w:p>
    <w:p w14:paraId="6CBCC9D0" w14:textId="77777777" w:rsidR="00387B61" w:rsidRDefault="00000000">
      <w:pPr>
        <w:pStyle w:val="Compact"/>
        <w:numPr>
          <w:ilvl w:val="0"/>
          <w:numId w:val="4"/>
        </w:numPr>
      </w:pPr>
      <w:r>
        <w:t>Partner rate versions are never overwritten; a conversion always references the exact version it used.</w:t>
      </w:r>
    </w:p>
    <w:p w14:paraId="219723BB" w14:textId="77777777" w:rsidR="00387B61" w:rsidRDefault="00000000">
      <w:pPr>
        <w:pStyle w:val="Heading1"/>
      </w:pPr>
      <w:bookmarkStart w:id="11" w:name="the-deal"/>
      <w:bookmarkEnd w:id="7"/>
      <w:bookmarkEnd w:id="10"/>
      <w:r>
        <w:t>5 · The deal</w:t>
      </w:r>
    </w:p>
    <w:p w14:paraId="3E427774" w14:textId="77777777" w:rsidR="00387B61" w:rsidRDefault="00000000">
      <w:pPr>
        <w:pStyle w:val="Heading2"/>
      </w:pPr>
      <w:bookmarkStart w:id="12" w:name="two-entry-modes"/>
      <w:r>
        <w:t>5.1 Two entry modes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35"/>
        <w:gridCol w:w="3884"/>
        <w:gridCol w:w="3457"/>
      </w:tblGrid>
      <w:tr w:rsidR="00387B61" w14:paraId="387B681B" w14:textId="77777777" w:rsidTr="00DF3F8B">
        <w:trPr>
          <w:cnfStyle w:val="100000000000" w:firstRow="1" w:lastRow="0" w:firstColumn="0" w:lastColumn="0" w:oddVBand="0" w:evenVBand="0" w:oddHBand="0" w:evenHBand="0" w:firstRowFirstColumn="0" w:firstRowLastColumn="0" w:lastRowFirstColumn="0" w:lastRowLastColumn="0"/>
          <w:tblHeader/>
        </w:trPr>
        <w:tc>
          <w:tcPr>
            <w:tcW w:w="1167" w:type="pct"/>
            <w:tcBorders>
              <w:bottom w:val="none" w:sz="0" w:space="0" w:color="auto"/>
            </w:tcBorders>
          </w:tcPr>
          <w:p w14:paraId="16ED71AA" w14:textId="77777777" w:rsidR="00387B61" w:rsidRDefault="00387B61" w:rsidP="00DF3F8B">
            <w:pPr>
              <w:pStyle w:val="Compact"/>
              <w:spacing w:after="0"/>
            </w:pPr>
          </w:p>
        </w:tc>
        <w:tc>
          <w:tcPr>
            <w:tcW w:w="2028" w:type="pct"/>
            <w:tcBorders>
              <w:bottom w:val="none" w:sz="0" w:space="0" w:color="auto"/>
            </w:tcBorders>
          </w:tcPr>
          <w:p w14:paraId="2E2E360A" w14:textId="77777777" w:rsidR="00387B61" w:rsidRDefault="00000000" w:rsidP="00DF3F8B">
            <w:pPr>
              <w:pStyle w:val="Compact"/>
              <w:spacing w:after="0"/>
            </w:pPr>
            <w:r>
              <w:t>Quote → Collect → Convert</w:t>
            </w:r>
          </w:p>
        </w:tc>
        <w:tc>
          <w:tcPr>
            <w:tcW w:w="0" w:type="auto"/>
            <w:tcBorders>
              <w:bottom w:val="none" w:sz="0" w:space="0" w:color="auto"/>
            </w:tcBorders>
          </w:tcPr>
          <w:p w14:paraId="3DDBE8B6" w14:textId="77777777" w:rsidR="00387B61" w:rsidRDefault="00000000" w:rsidP="00DF3F8B">
            <w:pPr>
              <w:pStyle w:val="Compact"/>
              <w:spacing w:after="0"/>
            </w:pPr>
            <w:r>
              <w:t>Collect → Convert</w:t>
            </w:r>
          </w:p>
        </w:tc>
      </w:tr>
      <w:tr w:rsidR="00387B61" w14:paraId="624C4F66" w14:textId="77777777" w:rsidTr="00DF3F8B">
        <w:tc>
          <w:tcPr>
            <w:tcW w:w="1167" w:type="pct"/>
          </w:tcPr>
          <w:p w14:paraId="7155B36A" w14:textId="77777777" w:rsidR="00387B61" w:rsidRDefault="00000000" w:rsidP="00DF3F8B">
            <w:pPr>
              <w:pStyle w:val="Compact"/>
              <w:spacing w:after="0"/>
            </w:pPr>
            <w:r>
              <w:t>What happens</w:t>
            </w:r>
          </w:p>
        </w:tc>
        <w:tc>
          <w:tcPr>
            <w:tcW w:w="2028" w:type="pct"/>
          </w:tcPr>
          <w:p w14:paraId="7FD0E104" w14:textId="77777777" w:rsidR="00387B61" w:rsidRDefault="00000000" w:rsidP="00DF3F8B">
            <w:pPr>
              <w:pStyle w:val="Compact"/>
              <w:spacing w:after="0"/>
            </w:pPr>
            <w:r>
              <w:t>Sender wants a target outcome (1,000 USD); the quote works backwards (≈ 1,004 USDT at 0.4 %); sender pays the quoted amount</w:t>
            </w:r>
          </w:p>
        </w:tc>
        <w:tc>
          <w:tcPr>
            <w:tcW w:w="0" w:type="auto"/>
          </w:tcPr>
          <w:p w14:paraId="0B554BDF" w14:textId="77777777" w:rsidR="00387B61" w:rsidRDefault="00000000" w:rsidP="00DF3F8B">
            <w:pPr>
              <w:pStyle w:val="Compact"/>
              <w:spacing w:after="0"/>
            </w:pPr>
            <w:r>
              <w:t>Sender simply sends (1,000 USDT); NPL converts at the then-current rate and fee (996 USD)</w:t>
            </w:r>
          </w:p>
        </w:tc>
      </w:tr>
      <w:tr w:rsidR="00387B61" w14:paraId="624BC360" w14:textId="77777777" w:rsidTr="00DF3F8B">
        <w:tc>
          <w:tcPr>
            <w:tcW w:w="1167" w:type="pct"/>
          </w:tcPr>
          <w:p w14:paraId="248EEE66" w14:textId="77777777" w:rsidR="00387B61" w:rsidRDefault="00000000" w:rsidP="00DF3F8B">
            <w:pPr>
              <w:pStyle w:val="Compact"/>
              <w:spacing w:after="0"/>
            </w:pPr>
            <w:r>
              <w:t>Pricing moment</w:t>
            </w:r>
          </w:p>
        </w:tc>
        <w:tc>
          <w:tcPr>
            <w:tcW w:w="2028" w:type="pct"/>
          </w:tcPr>
          <w:p w14:paraId="1A5C7994" w14:textId="77777777" w:rsidR="00387B61" w:rsidRDefault="00000000" w:rsidP="00DF3F8B">
            <w:pPr>
              <w:pStyle w:val="Compact"/>
              <w:spacing w:after="0"/>
            </w:pPr>
            <w:r>
              <w:t>Quote</w:t>
            </w:r>
          </w:p>
        </w:tc>
        <w:tc>
          <w:tcPr>
            <w:tcW w:w="0" w:type="auto"/>
          </w:tcPr>
          <w:p w14:paraId="68B0D0EB" w14:textId="77777777" w:rsidR="00387B61" w:rsidRDefault="00000000" w:rsidP="00DF3F8B">
            <w:pPr>
              <w:pStyle w:val="Compact"/>
              <w:spacing w:after="0"/>
            </w:pPr>
            <w:r>
              <w:t>Conversion</w:t>
            </w:r>
          </w:p>
        </w:tc>
      </w:tr>
      <w:tr w:rsidR="00387B61" w14:paraId="6E2F460B" w14:textId="77777777" w:rsidTr="00DF3F8B">
        <w:tc>
          <w:tcPr>
            <w:tcW w:w="1167" w:type="pct"/>
          </w:tcPr>
          <w:p w14:paraId="0F932B52" w14:textId="77777777" w:rsidR="00387B61" w:rsidRDefault="00000000" w:rsidP="00DF3F8B">
            <w:pPr>
              <w:pStyle w:val="Compact"/>
              <w:spacing w:after="0"/>
            </w:pPr>
            <w:r>
              <w:t>What’s promised</w:t>
            </w:r>
          </w:p>
        </w:tc>
        <w:tc>
          <w:tcPr>
            <w:tcW w:w="2028" w:type="pct"/>
          </w:tcPr>
          <w:p w14:paraId="1BF19C6B" w14:textId="77777777" w:rsidR="00387B61" w:rsidRDefault="00000000" w:rsidP="00DF3F8B">
            <w:pPr>
              <w:pStyle w:val="Compact"/>
              <w:spacing w:after="0"/>
            </w:pPr>
            <w:r>
              <w:t>Exact in and exact out</w:t>
            </w:r>
          </w:p>
        </w:tc>
        <w:tc>
          <w:tcPr>
            <w:tcW w:w="0" w:type="auto"/>
          </w:tcPr>
          <w:p w14:paraId="1F0A6E1E" w14:textId="77777777" w:rsidR="00387B61" w:rsidRDefault="00000000" w:rsidP="00DF3F8B">
            <w:pPr>
              <w:pStyle w:val="Compact"/>
              <w:spacing w:after="0"/>
            </w:pPr>
            <w:r>
              <w:t>Nothing — amount out follows the rate at conversion</w:t>
            </w:r>
          </w:p>
        </w:tc>
      </w:tr>
      <w:tr w:rsidR="00387B61" w14:paraId="0AE00B33" w14:textId="77777777" w:rsidTr="00DF3F8B">
        <w:tc>
          <w:tcPr>
            <w:tcW w:w="1167" w:type="pct"/>
          </w:tcPr>
          <w:p w14:paraId="269F0956" w14:textId="77777777" w:rsidR="00387B61" w:rsidRDefault="00000000" w:rsidP="00DF3F8B">
            <w:pPr>
              <w:pStyle w:val="Compact"/>
              <w:spacing w:after="0"/>
            </w:pPr>
            <w:r>
              <w:t>Who bears rate movement</w:t>
            </w:r>
          </w:p>
        </w:tc>
        <w:tc>
          <w:tcPr>
            <w:tcW w:w="2028" w:type="pct"/>
          </w:tcPr>
          <w:p w14:paraId="3E35ECF4" w14:textId="77777777" w:rsidR="00387B61" w:rsidRDefault="00000000" w:rsidP="00DF3F8B">
            <w:pPr>
              <w:pStyle w:val="Compact"/>
              <w:spacing w:after="0"/>
            </w:pPr>
            <w:r>
              <w:t>NPL (hence validity, grace and drift clocks)</w:t>
            </w:r>
          </w:p>
        </w:tc>
        <w:tc>
          <w:tcPr>
            <w:tcW w:w="0" w:type="auto"/>
          </w:tcPr>
          <w:p w14:paraId="35D015C6" w14:textId="77777777" w:rsidR="00387B61" w:rsidRDefault="00000000" w:rsidP="00DF3F8B">
            <w:pPr>
              <w:pStyle w:val="Compact"/>
              <w:spacing w:after="0"/>
            </w:pPr>
            <w:r>
              <w:t>The sender</w:t>
            </w:r>
          </w:p>
        </w:tc>
      </w:tr>
      <w:tr w:rsidR="00387B61" w14:paraId="5CD7A0BD" w14:textId="77777777" w:rsidTr="00DF3F8B">
        <w:tc>
          <w:tcPr>
            <w:tcW w:w="1167" w:type="pct"/>
          </w:tcPr>
          <w:p w14:paraId="501A54D4" w14:textId="77777777" w:rsidR="00387B61" w:rsidRDefault="00000000" w:rsidP="00DF3F8B">
            <w:pPr>
              <w:pStyle w:val="Compact"/>
              <w:spacing w:after="0"/>
            </w:pPr>
            <w:r>
              <w:t>Lifecycle entry</w:t>
            </w:r>
          </w:p>
        </w:tc>
        <w:tc>
          <w:tcPr>
            <w:tcW w:w="2028" w:type="pct"/>
          </w:tcPr>
          <w:p w14:paraId="1D3536CA" w14:textId="77777777" w:rsidR="00387B61" w:rsidRDefault="00000000" w:rsidP="00DF3F8B">
            <w:pPr>
              <w:pStyle w:val="Compact"/>
              <w:spacing w:after="0"/>
            </w:pPr>
            <w:r>
              <w:t>Inquiry → Quoted → Accepted → Collecting</w:t>
            </w:r>
          </w:p>
        </w:tc>
        <w:tc>
          <w:tcPr>
            <w:tcW w:w="0" w:type="auto"/>
          </w:tcPr>
          <w:p w14:paraId="1D839AD5" w14:textId="77777777" w:rsidR="00387B61" w:rsidRDefault="00000000" w:rsidP="00DF3F8B">
            <w:pPr>
              <w:pStyle w:val="Compact"/>
              <w:spacing w:after="0"/>
            </w:pPr>
            <w:r>
              <w:t xml:space="preserve">Born at </w:t>
            </w:r>
            <w:r>
              <w:rPr>
                <w:i/>
                <w:iCs/>
              </w:rPr>
              <w:t>Collected</w:t>
            </w:r>
          </w:p>
        </w:tc>
      </w:tr>
      <w:tr w:rsidR="00387B61" w14:paraId="35AC08B8" w14:textId="77777777" w:rsidTr="00DF3F8B">
        <w:tc>
          <w:tcPr>
            <w:tcW w:w="1167" w:type="pct"/>
          </w:tcPr>
          <w:p w14:paraId="573E57D0" w14:textId="77777777" w:rsidR="00387B61" w:rsidRDefault="00000000" w:rsidP="00DF3F8B">
            <w:pPr>
              <w:pStyle w:val="Compact"/>
              <w:spacing w:after="0"/>
            </w:pPr>
            <w:r>
              <w:t>Mode</w:t>
            </w:r>
          </w:p>
        </w:tc>
        <w:tc>
          <w:tcPr>
            <w:tcW w:w="2028" w:type="pct"/>
          </w:tcPr>
          <w:p w14:paraId="0DBBA8A6" w14:textId="77777777" w:rsidR="00387B61" w:rsidRDefault="00000000" w:rsidP="00DF3F8B">
            <w:pPr>
              <w:pStyle w:val="Compact"/>
              <w:spacing w:after="0"/>
            </w:pPr>
            <w:r>
              <w:t>Target-out (or fixed-in)</w:t>
            </w:r>
          </w:p>
        </w:tc>
        <w:tc>
          <w:tcPr>
            <w:tcW w:w="0" w:type="auto"/>
          </w:tcPr>
          <w:p w14:paraId="734192DC" w14:textId="77777777" w:rsidR="00387B61" w:rsidRDefault="00000000" w:rsidP="00DF3F8B">
            <w:pPr>
              <w:pStyle w:val="Compact"/>
              <w:spacing w:after="0"/>
            </w:pPr>
            <w:r>
              <w:t>Always fixed-in</w:t>
            </w:r>
          </w:p>
        </w:tc>
      </w:tr>
      <w:tr w:rsidR="009E3C49" w14:paraId="79B4B578" w14:textId="77777777" w:rsidTr="00DF3F8B">
        <w:tc>
          <w:tcPr>
            <w:tcW w:w="1167" w:type="pct"/>
          </w:tcPr>
          <w:p w14:paraId="6E8F935E" w14:textId="570A5CA9" w:rsidR="009E3C49" w:rsidRPr="009E3C49" w:rsidRDefault="009E3C49" w:rsidP="00DF3F8B">
            <w:pPr>
              <w:pStyle w:val="Compact"/>
              <w:spacing w:after="0"/>
              <w:rPr>
                <w:highlight w:val="yellow"/>
              </w:rPr>
            </w:pPr>
            <w:r w:rsidRPr="009E3C49">
              <w:rPr>
                <w:highlight w:val="yellow"/>
              </w:rPr>
              <w:t>Direction of conversion pair</w:t>
            </w:r>
          </w:p>
        </w:tc>
        <w:tc>
          <w:tcPr>
            <w:tcW w:w="2028" w:type="pct"/>
          </w:tcPr>
          <w:p w14:paraId="15157B41" w14:textId="67D4F8A8" w:rsidR="009E3C49" w:rsidRPr="009E3C49" w:rsidRDefault="009E3C49" w:rsidP="00DF3F8B">
            <w:pPr>
              <w:pStyle w:val="Compact"/>
              <w:spacing w:after="0"/>
              <w:rPr>
                <w:highlight w:val="yellow"/>
              </w:rPr>
            </w:pPr>
            <w:r w:rsidRPr="009E3C49">
              <w:rPr>
                <w:highlight w:val="yellow"/>
              </w:rPr>
              <w:t xml:space="preserve">Sender would ask for specific value conversion. </w:t>
            </w:r>
            <w:proofErr w:type="gramStart"/>
            <w:r w:rsidRPr="009E3C49">
              <w:rPr>
                <w:highlight w:val="yellow"/>
              </w:rPr>
              <w:t>So</w:t>
            </w:r>
            <w:proofErr w:type="gramEnd"/>
            <w:r w:rsidRPr="009E3C49">
              <w:rPr>
                <w:highlight w:val="yellow"/>
              </w:rPr>
              <w:t xml:space="preserve"> if the pair is USDT-EUR, the conversion direction will be EUR&gt;&gt;USDT (i.e. “conversion needed currency” &gt;&gt; “collection currency”)</w:t>
            </w:r>
          </w:p>
        </w:tc>
        <w:tc>
          <w:tcPr>
            <w:tcW w:w="0" w:type="auto"/>
          </w:tcPr>
          <w:p w14:paraId="74263B0F" w14:textId="646A9401" w:rsidR="009E3C49" w:rsidRPr="009E3C49" w:rsidRDefault="009E3C49" w:rsidP="00DF3F8B">
            <w:pPr>
              <w:pStyle w:val="Compact"/>
              <w:spacing w:after="0"/>
              <w:rPr>
                <w:highlight w:val="yellow"/>
              </w:rPr>
            </w:pPr>
            <w:r w:rsidRPr="009E3C49">
              <w:rPr>
                <w:highlight w:val="yellow"/>
              </w:rPr>
              <w:t>Conversion direction is always “collection currency” &gt;&gt; “conversion currency”</w:t>
            </w:r>
          </w:p>
        </w:tc>
      </w:tr>
    </w:tbl>
    <w:p w14:paraId="361D1EFD" w14:textId="77777777" w:rsidR="00DF3F8B" w:rsidRDefault="00DF3F8B" w:rsidP="00DF3F8B">
      <w:pPr>
        <w:pStyle w:val="Heading2"/>
        <w:spacing w:before="0"/>
        <w:rPr>
          <w:b w:val="0"/>
          <w:bCs w:val="0"/>
          <w:color w:val="000000" w:themeColor="text1"/>
          <w:sz w:val="21"/>
          <w:szCs w:val="21"/>
          <w:highlight w:val="yellow"/>
        </w:rPr>
      </w:pPr>
      <w:bookmarkStart w:id="13" w:name="building-the-deal-operator-flow"/>
      <w:bookmarkEnd w:id="12"/>
    </w:p>
    <w:p w14:paraId="352661F4" w14:textId="1A6BEDF3" w:rsidR="00DF3F8B" w:rsidRPr="00DF3F8B" w:rsidRDefault="00DF3F8B" w:rsidP="00DF3F8B">
      <w:pPr>
        <w:pStyle w:val="Heading2"/>
        <w:spacing w:before="0"/>
        <w:rPr>
          <w:b w:val="0"/>
          <w:bCs w:val="0"/>
          <w:color w:val="000000" w:themeColor="text1"/>
          <w:sz w:val="22"/>
          <w:szCs w:val="22"/>
        </w:rPr>
      </w:pPr>
      <w:r w:rsidRPr="00DF3F8B">
        <w:rPr>
          <w:b w:val="0"/>
          <w:bCs w:val="0"/>
          <w:color w:val="000000" w:themeColor="text1"/>
          <w:sz w:val="22"/>
          <w:szCs w:val="22"/>
          <w:highlight w:val="yellow"/>
        </w:rPr>
        <w:t>There is another scenario where instead of a fixed “upfront quote”, NPL gives an estimate. And then the conversion is done after the collection is completed</w:t>
      </w:r>
      <w:r>
        <w:rPr>
          <w:b w:val="0"/>
          <w:bCs w:val="0"/>
          <w:color w:val="000000" w:themeColor="text1"/>
          <w:sz w:val="22"/>
          <w:szCs w:val="22"/>
        </w:rPr>
        <w:t>.</w:t>
      </w:r>
    </w:p>
    <w:p w14:paraId="23D74BFE" w14:textId="29A1898B" w:rsidR="00387B61" w:rsidRDefault="00DF3F8B">
      <w:pPr>
        <w:pStyle w:val="Heading2"/>
      </w:pPr>
      <w:r>
        <w:br/>
        <w:t>5.2 Building the deal (operator flow)</w:t>
      </w:r>
    </w:p>
    <w:p w14:paraId="158B1E40" w14:textId="77777777" w:rsidR="00387B61" w:rsidRDefault="00000000">
      <w:pPr>
        <w:pStyle w:val="Compact"/>
        <w:numPr>
          <w:ilvl w:val="0"/>
          <w:numId w:val="5"/>
        </w:numPr>
      </w:pPr>
      <w:r>
        <w:rPr>
          <w:b/>
          <w:bCs/>
        </w:rPr>
        <w:t>Sender</w:t>
      </w:r>
      <w:r>
        <w:t xml:space="preserve"> selected → the receiver from </w:t>
      </w:r>
      <w:r>
        <w:rPr>
          <w:rStyle w:val="VerbatimChar"/>
        </w:rPr>
        <w:t>sendable_to</w:t>
      </w:r>
      <w:r>
        <w:t xml:space="preserve"> is shown (display only; the entity within it is chosen at settlement).</w:t>
      </w:r>
    </w:p>
    <w:p w14:paraId="151441F6" w14:textId="77777777" w:rsidR="00387B61" w:rsidRDefault="00000000">
      <w:pPr>
        <w:pStyle w:val="Compact"/>
        <w:numPr>
          <w:ilvl w:val="0"/>
          <w:numId w:val="5"/>
        </w:numPr>
      </w:pPr>
      <w:r>
        <w:rPr>
          <w:b/>
          <w:bCs/>
        </w:rPr>
        <w:t>Currency pair</w:t>
      </w:r>
      <w:r>
        <w:t xml:space="preserve"> selected → partners configured for that pair → </w:t>
      </w:r>
      <w:r>
        <w:rPr>
          <w:b/>
          <w:bCs/>
        </w:rPr>
        <w:t>partner chosen</w:t>
      </w:r>
      <w:r>
        <w:t xml:space="preserve"> → fee structure for partner × pair applies automatically → mode chosen (quote-first / collect-first) → the rate the fee basis needs is entered (partner rate or market rate) → the day’s rate comparison is created if it does not exist.</w:t>
      </w:r>
    </w:p>
    <w:p w14:paraId="4533437F" w14:textId="77777777" w:rsidR="00387B61" w:rsidRDefault="00000000">
      <w:pPr>
        <w:pStyle w:val="Compact"/>
        <w:numPr>
          <w:ilvl w:val="0"/>
          <w:numId w:val="5"/>
        </w:numPr>
      </w:pPr>
      <w:r>
        <w:rPr>
          <w:b/>
          <w:bCs/>
        </w:rPr>
        <w:t>Facilitating entity</w:t>
      </w:r>
      <w:r>
        <w:t xml:space="preserve"> of the chosen partner selected → its wallet / bank details / cash instructions become the “address” in the message.</w:t>
      </w:r>
    </w:p>
    <w:p w14:paraId="5AB143C4" w14:textId="77777777" w:rsidR="00387B61" w:rsidRDefault="00000000">
      <w:pPr>
        <w:pStyle w:val="Compact"/>
        <w:numPr>
          <w:ilvl w:val="0"/>
          <w:numId w:val="5"/>
        </w:numPr>
      </w:pPr>
      <w:r>
        <w:rPr>
          <w:b/>
          <w:bCs/>
        </w:rPr>
        <w:t>Draft message</w:t>
      </w:r>
      <w:r>
        <w:t xml:space="preserve"> for the customer: calculation (quote-first), address, references. Partner and facilitating entity are therefore fixed at quote time; only a reroute changes them.</w:t>
      </w:r>
    </w:p>
    <w:p w14:paraId="5D818DDE" w14:textId="77777777" w:rsidR="00387B61" w:rsidRDefault="00000000">
      <w:pPr>
        <w:pStyle w:val="Compact"/>
        <w:numPr>
          <w:ilvl w:val="0"/>
          <w:numId w:val="5"/>
        </w:numPr>
      </w:pPr>
      <w:r>
        <w:rPr>
          <w:b/>
          <w:bCs/>
        </w:rPr>
        <w:t>Collection</w:t>
      </w:r>
      <w:r>
        <w:t>: hash / slip / receipt verified → status changes. Parts are allowed (80K today, 20K tomorrow). Overpayment → sender credit; underpayment → wait, or void with disposition.</w:t>
      </w:r>
    </w:p>
    <w:p w14:paraId="4E2C6B6B" w14:textId="77777777" w:rsidR="00387B61" w:rsidRDefault="00000000">
      <w:pPr>
        <w:pStyle w:val="Compact"/>
        <w:numPr>
          <w:ilvl w:val="0"/>
          <w:numId w:val="5"/>
        </w:numPr>
      </w:pPr>
      <w:r>
        <w:rPr>
          <w:b/>
          <w:bCs/>
        </w:rPr>
        <w:t>Convert</w:t>
      </w:r>
      <w:r>
        <w:t xml:space="preserve">, in one of two sub-modes: </w:t>
      </w:r>
      <w:r>
        <w:rPr>
          <w:i/>
          <w:iCs/>
        </w:rPr>
        <w:t>NPL calculates and instructs the partner</w:t>
      </w:r>
      <w:r>
        <w:t xml:space="preserve">, or </w:t>
      </w:r>
      <w:r>
        <w:rPr>
          <w:i/>
          <w:iCs/>
        </w:rPr>
        <w:t>the partner calculates and NPL verifies</w:t>
      </w:r>
      <w:r>
        <w:t>. In the second, the partner’s actual figure is what is booked; the engine’s expectation is the comparison; the difference is variance, and an exception opens if beyond tolerance. The deal does not wait — the money already moved.</w:t>
      </w:r>
    </w:p>
    <w:p w14:paraId="1921C5AF" w14:textId="77777777" w:rsidR="00387B61" w:rsidRDefault="00000000">
      <w:pPr>
        <w:pStyle w:val="Compact"/>
        <w:numPr>
          <w:ilvl w:val="0"/>
          <w:numId w:val="5"/>
        </w:numPr>
      </w:pPr>
      <w:r>
        <w:rPr>
          <w:b/>
          <w:bCs/>
        </w:rPr>
        <w:t>Settlement</w:t>
      </w:r>
      <w:r>
        <w:t xml:space="preserve"> (§6).</w:t>
      </w:r>
    </w:p>
    <w:p w14:paraId="3FA98DEF" w14:textId="77777777" w:rsidR="00387B61" w:rsidRDefault="00000000">
      <w:pPr>
        <w:pStyle w:val="Heading2"/>
      </w:pPr>
      <w:bookmarkStart w:id="14" w:name="quote-clocks-and-the-late-decision"/>
      <w:bookmarkEnd w:id="13"/>
      <w:r>
        <w:t>5.3 Quote clocks and the late decision</w:t>
      </w:r>
    </w:p>
    <w:p w14:paraId="66B6EEFA" w14:textId="77777777" w:rsidR="00387B61" w:rsidRDefault="00000000">
      <w:pPr>
        <w:pStyle w:val="FirstParagraph"/>
      </w:pPr>
      <w:r>
        <w:t xml:space="preserve">Freshness (package must be marked sent within minutes of the snapshot) → validity (per client, e.g. 60 min) → grace (e.g. 15 min, only if market drift ≤ 0.10 %) → </w:t>
      </w:r>
      <w:r>
        <w:rPr>
          <w:b/>
          <w:bCs/>
        </w:rPr>
        <w:t>late decision</w:t>
      </w:r>
      <w:r>
        <w:t xml:space="preserve">: either re-quote at today’s rate with a fresh deal reference, or — if the project’s policy allows — </w:t>
      </w:r>
      <w:r>
        <w:rPr>
          <w:b/>
          <w:bCs/>
        </w:rPr>
        <w:t>honour the old rate as a relationship call with recorded Finance approval</w:t>
      </w:r>
      <w:r>
        <w:t>. The original quote stamp never changes; only the decision to accept against it does.</w:t>
      </w:r>
    </w:p>
    <w:p w14:paraId="12FACEE8" w14:textId="77777777" w:rsidR="00387B61" w:rsidRDefault="00000000">
      <w:pPr>
        <w:pStyle w:val="Heading2"/>
      </w:pPr>
      <w:bookmarkStart w:id="15" w:name="destination-approval"/>
      <w:bookmarkEnd w:id="14"/>
      <w:r>
        <w:t>5.4 Destination approval</w:t>
      </w:r>
    </w:p>
    <w:p w14:paraId="3AE044D7" w14:textId="77777777" w:rsidR="00387B61" w:rsidRDefault="00000000">
      <w:pPr>
        <w:pStyle w:val="FirstParagraph"/>
      </w:pPr>
      <w:r>
        <w:t xml:space="preserve">For destinations that need the partner’s approval, approval happens </w:t>
      </w:r>
      <w:r>
        <w:rPr>
          <w:b/>
          <w:bCs/>
        </w:rPr>
        <w:t>before collection</w:t>
      </w:r>
      <w:r>
        <w:t>: the route is approved, NPL confirms money can reach the destination, and only then collects. Never hold what you cannot deliver.</w:t>
      </w:r>
    </w:p>
    <w:p w14:paraId="48BDCC8A" w14:textId="77777777" w:rsidR="00387B61" w:rsidRDefault="00000000">
      <w:pPr>
        <w:pStyle w:val="Heading1"/>
      </w:pPr>
      <w:bookmarkStart w:id="16" w:name="settlement-balances-and-offsets"/>
      <w:bookmarkEnd w:id="11"/>
      <w:bookmarkEnd w:id="15"/>
      <w:r>
        <w:lastRenderedPageBreak/>
        <w:t>6 · Settlement, balances and offsets</w:t>
      </w:r>
    </w:p>
    <w:p w14:paraId="345C9B35" w14:textId="77777777" w:rsidR="00387B61" w:rsidRDefault="00000000">
      <w:pPr>
        <w:pStyle w:val="Heading2"/>
      </w:pPr>
      <w:bookmarkStart w:id="17" w:name="the-client-balance-is-per-partner"/>
      <w:r>
        <w:t>6.1 The client balance is per partner</w:t>
      </w:r>
    </w:p>
    <w:p w14:paraId="5FBB0842" w14:textId="3994425E" w:rsidR="00387B61" w:rsidRDefault="00000000">
      <w:pPr>
        <w:pStyle w:val="FirstParagraph"/>
      </w:pPr>
      <w:r>
        <w:t xml:space="preserve">After conversion, funds sit with the partner that converted them. The ledger keeps </w:t>
      </w:r>
      <w:r>
        <w:rPr>
          <w:b/>
          <w:bCs/>
        </w:rPr>
        <w:t>one due balance per (client × partner × currency)</w:t>
      </w:r>
      <w:r>
        <w:t>; the client-level balance is the sum across partners and is never stored</w:t>
      </w:r>
    </w:p>
    <w:p w14:paraId="2538BB2C" w14:textId="77777777" w:rsidR="00387B61" w:rsidRDefault="00000000">
      <w:pPr>
        <w:pStyle w:val="Heading2"/>
      </w:pPr>
      <w:bookmarkStart w:id="18" w:name="one-settlement-model"/>
      <w:bookmarkEnd w:id="17"/>
      <w:r>
        <w:t>6.2 One settlement model</w:t>
      </w:r>
    </w:p>
    <w:p w14:paraId="0C714FBE" w14:textId="77777777" w:rsidR="00387B61" w:rsidRDefault="00000000">
      <w:pPr>
        <w:pStyle w:val="FirstParagraph"/>
      </w:pPr>
      <w:r>
        <w:rPr>
          <w:b/>
          <w:bCs/>
        </w:rPr>
        <w:t>Accumulate</w:t>
      </w:r>
      <w:r>
        <w:t xml:space="preserve"> (a balance exists) → </w:t>
      </w:r>
      <w:r>
        <w:rPr>
          <w:b/>
          <w:bCs/>
        </w:rPr>
        <w:t>disburse</w:t>
      </w:r>
      <w:r>
        <w:t xml:space="preserve"> (the balance goes to zero; one disbursement may split across one or several destinations) → </w:t>
      </w:r>
      <w:r>
        <w:rPr>
          <w:b/>
          <w:bCs/>
        </w:rPr>
        <w:t>receiver confirms</w:t>
      </w:r>
      <w:r>
        <w:t xml:space="preserve"> → </w:t>
      </w:r>
      <w:r>
        <w:rPr>
          <w:b/>
          <w:bCs/>
        </w:rPr>
        <w:t>fee adjustments</w:t>
      </w:r>
      <w:r>
        <w:t xml:space="preserve"> per project. “Instant” settlement is simply accumulate-one-deal-then-disburse-now; there is one path with a timing policy, not two modes.</w:t>
      </w:r>
    </w:p>
    <w:p w14:paraId="720CEDCF" w14:textId="77777777" w:rsidR="00387B61" w:rsidRDefault="00000000">
      <w:pPr>
        <w:pStyle w:val="BodyText"/>
      </w:pPr>
      <w:r>
        <w:t xml:space="preserve">A disbursement draws from </w:t>
      </w:r>
      <w:r>
        <w:rPr>
          <w:b/>
          <w:bCs/>
        </w:rPr>
        <w:t>one partner’s holding</w:t>
      </w:r>
      <w:r>
        <w:t xml:space="preserve"> and goes out through that partner’s settlement sending entity (narrative) via its facilitating entity (rail) to receiving entities registered with that partner. Emptying the client balance may take one disbursement per partner that holds something; a residual at Jeton while Ali is at zero is still a non-zero balance.</w:t>
      </w:r>
    </w:p>
    <w:p w14:paraId="750C0A78" w14:textId="77777777" w:rsidR="00387B61" w:rsidRDefault="00000000">
      <w:pPr>
        <w:pStyle w:val="Heading2"/>
      </w:pPr>
      <w:bookmarkStart w:id="19" w:name="entitlement-and-offsets"/>
      <w:bookmarkEnd w:id="18"/>
      <w:r>
        <w:t>6.3 Entitlement and offsets</w:t>
      </w:r>
    </w:p>
    <w:p w14:paraId="69FA8990" w14:textId="77777777" w:rsidR="00387B61" w:rsidRDefault="00000000">
      <w:pPr>
        <w:pStyle w:val="FirstParagraph"/>
      </w:pPr>
      <w:del w:id="9011" w:author="New XP · ERD review" w:date="2026-10-06T09:00:00Z">
        <w:r>
          <w:rPr>
            <w:rStyle w:val="VerbatimChar"/>
          </w:rPr>
          <w:delText xml:space="preserve">sendable_to</w:delText>
        </w:r>
        <w:r>
          <w:delText xml:space="preserve"> says whose </w:delText>
        </w:r>
        <w:r>
          <w:rPr>
            <w:i/>
            <w:iCs/>
          </w:rPr>
          <w:delText xml:space="preserve">flow</w:delText>
        </w:r>
        <w:r>
          <w:delText xml:space="preserve"> a collection belongs to; the converted money nonetheless lands in the shared client balance. So </w:delText>
        </w:r>
        <w:r>
          <w:rPr>
            <w:b/>
            <w:bCs/>
          </w:rPr>
          <w:delText xml:space="preserve">receiver entitlement is a tracking layer</w:delText>
        </w:r>
        <w:r>
          <w:delText xml:space="preserve"> on the balance: “of this balance, Sud’s flow accounts for X, Raj’s for Y.”</w:delText>
        </w:r>
      </w:del>
      <w:ins w:id="9012" w:author="New XP · ERD review" w:date="2026-10-06T09:00:00Z">
        <w:r>
          <w:rPr>
            <w:rStyle w:val="VerbatimChar"/>
          </w:rPr>
          <w:t xml:space="preserve">sendable_to</w:t>
        </w:r>
        <w:r>
          <w:t xml:space="preserve"> says whose </w:t>
        </w:r>
        <w:r>
          <w:rPr>
            <w:i/>
            <w:iCs/>
          </w:rPr>
          <w:t xml:space="preserve">flow</w:t>
        </w:r>
        <w:r>
          <w:t xml:space="preserve"> a collection belongs to; the converted money nonetheless lands in the shared client balance. So </w:t>
        </w:r>
        <w:r>
          <w:rPr>
            <w:b/>
            <w:bCs/>
          </w:rPr>
          <w:t xml:space="preserve">group entitlement is a tracking layer</w:t>
        </w:r>
        <w:r>
          <w:t xml:space="preserve"> on the balance: “of this balance, group A’s flow accounts for X, group B’s for Y.” With a single (default) group the layer is simply the whole balance.</w:t>
        </w:r>
      </w:ins>
    </w:p>
    <w:p w14:paraId="4B7C4FC6" w14:textId="77777777" w:rsidR="00387B61" w:rsidRDefault="00000000">
      <w:pPr>
        <w:pStyle w:val="BodyText"/>
      </w:pPr>
      <w:r>
        <w:t xml:space="preserve">Offsets are </w:t>
      </w:r>
      <w:r>
        <w:rPr>
          <w:b/>
          <w:bCs/>
        </w:rPr>
        <w:t>arithmetic on that layer</w:t>
      </w:r>
      <w:r>
        <w:t>, not movements of money:</w:t>
      </w:r>
    </w:p>
    <w:p w14:paraId="7B0D3F6F" w14:textId="77777777" w:rsidR="00387B61" w:rsidRDefault="00000000">
      <w:pPr>
        <w:pStyle w:val="Compact"/>
        <w:numPr>
          <w:ilvl w:val="0"/>
          <w:numId w:val="6"/>
        </w:numPr>
      </w:pPr>
      <w:del w:id="9013" w:author="New XP · ERD review" w:date="2026-10-06T09:00:00Z">
        <w:r>
          <w:rPr>
            <w:i/>
            <w:iCs/>
          </w:rPr>
          <w:delText xml:space="preserve">Tier 1 — within a receiver:</w:delText>
        </w:r>
        <w:r>
          <w:delText xml:space="preserve"> Sud’s money cannot reach NewXP, so it is paid to ReferScout (also Sud’s). Entitlement unchanged; the tally records which of Sud’s entities holds which share.</w:delText>
        </w:r>
      </w:del>
      <w:ins w:id="9014" w:author="New XP · ERD review" w:date="2026-10-06T09:00:00Z">
        <w:r>
          <w:rPr>
            <w:i/>
            <w:iCs/>
          </w:rPr>
          <w:t xml:space="preserve">Within a group:</w:t>
        </w:r>
        <w:r>
          <w:t xml:space="preserve"> any receiver or receiving entity in the group may be paid from the group’s flow (Sud’s money cannot reach NewXP, so it is paid to ReferScout, or to another receiver in the same group). This is ordinary settlement: entitlement unchanged, no offset arises. The tally may still record which receiver and entity holds which share, for information only.</w:t>
        </w:r>
      </w:ins>
    </w:p>
    <w:p w14:paraId="464783BA" w14:textId="77777777" w:rsidR="00387B61" w:rsidRDefault="00000000">
      <w:pPr>
        <w:pStyle w:val="Compact"/>
        <w:numPr>
          <w:ilvl w:val="0"/>
          <w:numId w:val="6"/>
        </w:numPr>
      </w:pPr>
      <w:del w:id="9015" w:author="New XP · ERD review" w:date="2026-10-06T09:00:00Z">
        <w:r>
          <w:rPr>
            <w:i/>
            <w:iCs/>
          </w:rPr>
          <w:delText xml:space="preserve">Tier 2 — across receivers:</w:delText>
        </w:r>
        <w:r>
          <w:delText xml:space="preserve"> only when </w:delText>
        </w:r>
        <w:r>
          <w:rPr>
            <w:b/>
            <w:bCs/>
          </w:rPr>
          <w:delText xml:space="preserve">every</w:delText>
        </w:r>
        <w:r>
          <w:delText xml:space="preserve"> entity of a receiver is blocked is its flow paid to another receiver (Sud → Raj). The tally shows a receiver holding more than its entitlement.</w:delText>
        </w:r>
      </w:del>
      <w:ins w:id="9016" w:author="New XP · ERD review" w:date="2026-10-06T09:00:00Z">
        <w:r>
          <w:rPr>
            <w:i/>
            <w:iCs/>
          </w:rPr>
          <w:t xml:space="preserve">Across groups:</w:t>
        </w:r>
        <w:r>
          <w:t xml:space="preserve"> when a receiver in another group is paid from this group’s flow, or a returned or held balance is paid to a receiver in another group, the tally shows that group holding more than its entitlement. This is the offset, and it can only arise in a project with more than one group.</w:t>
        </w:r>
      </w:ins>
    </w:p>
    <w:p w14:paraId="409560E5" w14:textId="77777777" w:rsidR="00387B61" w:rsidRDefault="00000000">
      <w:pPr>
        <w:pStyle w:val="Compact"/>
        <w:numPr>
          <w:ilvl w:val="0"/>
          <w:numId w:val="6"/>
        </w:numPr>
      </w:pPr>
      <w:del w:id="9017" w:author="New XP · ERD review" w:date="2026-10-06T09:00:00Z">
        <w:r>
          <w:delText xml:space="preserve">Both are the same number — </w:delText>
        </w:r>
        <w:r>
          <w:rPr>
            <w:rStyle w:val="VerbatimChar"/>
          </w:rPr>
          <w:delText xml:space="preserve">entitlement − paid</w:delText>
        </w:r>
        <w:r>
          <w:delText xml:space="preserve"> per receiver — and clear as later disbursements favour whoever is behind. Tier 2 is the heavier event (money with a party it does not belong to) and carries higher approval and tighter aging.</w:delText>
        </w:r>
      </w:del>
      <w:ins w:id="9018" w:author="New XP · ERD review" w:date="2026-10-06T09:00:00Z">
        <w:r>
          <w:t xml:space="preserve">The offset is one number — </w:t>
        </w:r>
        <w:r>
          <w:rPr>
            <w:rStyle w:val="VerbatimChar"/>
          </w:rPr>
          <w:t xml:space="preserve">entitlement − paid</w:t>
        </w:r>
        <w:r>
          <w:t xml:space="preserve"> per group — and clears as later disbursements favour whoever is behind. It is the heavier event (money with a group it does not belong to) and carries Management approval and tighter aging.</w:t>
        </w:r>
      </w:ins>
    </w:p>
    <w:p w14:paraId="3DB3015D" w14:textId="77777777" w:rsidR="00387B61" w:rsidRDefault="00000000">
      <w:pPr>
        <w:pStyle w:val="Compact"/>
        <w:numPr>
          <w:ilvl w:val="0"/>
          <w:numId w:val="6"/>
        </w:numPr>
      </w:pPr>
      <w:del w:id="9019" w:author="New XP · ERD review" w:date="2026-10-06T09:00:00Z">
        <w:r>
          <w:delText xml:space="preserve">A disbursement that crosses receivers </w:delText>
        </w:r>
        <w:r>
          <w:rPr>
            <w:b/>
            <w:bCs/>
          </w:rPr>
          <w:delText xml:space="preserve">creates the tier-2 figure in the same action</w:delText>
        </w:r>
        <w:r>
          <w:delText xml:space="preserve">; nobody has to remember to record it.</w:delText>
        </w:r>
      </w:del>
      <w:ins w:id="9020" w:author="New XP · ERD review" w:date="2026-10-06T09:00:00Z">
        <w:r>
          <w:t xml:space="preserve">A disbursement that crosses groups </w:t>
        </w:r>
        <w:r>
          <w:rPr>
            <w:b/>
            <w:bCs/>
          </w:rPr>
          <w:t xml:space="preserve">creates the offset figure in the same action</w:t>
        </w:r>
        <w:r>
          <w:t xml:space="preserve">; nobody has to remember to record it.</w:t>
        </w:r>
      </w:ins>
    </w:p>
    <w:p w14:paraId="17483444" w14:textId="77777777" w:rsidR="00387B61" w:rsidRDefault="00000000">
      <w:pPr>
        <w:pStyle w:val="Heading2"/>
      </w:pPr>
      <w:bookmarkStart w:id="20" w:name="fee-adjustments-at-settlement"/>
      <w:bookmarkEnd w:id="19"/>
      <w:r>
        <w:t>6.4 Fee adjustments at settlement</w:t>
      </w:r>
    </w:p>
    <w:p w14:paraId="4809C242" w14:textId="6F973603" w:rsidR="00387B61" w:rsidRDefault="00000000">
      <w:pPr>
        <w:pStyle w:val="Compact"/>
        <w:numPr>
          <w:ilvl w:val="0"/>
          <w:numId w:val="7"/>
        </w:numPr>
      </w:pPr>
      <w:r>
        <w:rPr>
          <w:b/>
          <w:bCs/>
        </w:rPr>
        <w:t>Receiver-side fee</w:t>
      </w:r>
      <w:r>
        <w:t xml:space="preserve"> (the 0.60 %-style share): </w:t>
      </w:r>
      <w:del w:id="9508" w:author="New XP · ERD review" w:date="2026-10-07T18:00:00Z">
        <w:r w:rsidRPr="007964F5">
          <w:rPr>
            <w:highlight w:val="red"/>
          </w:rPr>
          <w:delText xml:space="preserve">computed </w:delText>
        </w:r>
        <w:r w:rsidRPr="007964F5">
          <w:rPr>
            <w:b/>
            <w:bCs/>
            <w:highlight w:val="red"/>
          </w:rPr>
          <w:delText xml:space="preserve">before</w:delText>
        </w:r>
        <w:r w:rsidRPr="007964F5">
          <w:rPr>
            <w:highlight w:val="red"/>
          </w:rPr>
          <w:delText xml:space="preserve"> disbursement because it determines the amount sent.</w:delText>
        </w:r>
      </w:del>
      <w:ins w:id="9509" w:author="New XP · ERD review" w:date="2026-10-07T18:00:00Z">
        <w:r>
          <w:t xml:space="preserve">computed at conversion, when the balance is attributed, so the balance is correct; it is no longer deducted at settlement.</w:t>
        </w:r>
      </w:ins>
      <w:r w:rsidR="00DF3F8B">
        <w:t xml:space="preserve"> </w:t>
      </w:r>
      <w:r w:rsidR="00DF3F8B" w:rsidRPr="00DF3F8B">
        <w:rPr>
          <w:highlight w:val="yellow"/>
        </w:rPr>
        <w:t>This should be computed at the time of conversion and balance attribution. Otherwise</w:t>
      </w:r>
      <w:r w:rsidR="00DF3F8B">
        <w:rPr>
          <w:highlight w:val="yellow"/>
        </w:rPr>
        <w:t>,</w:t>
      </w:r>
      <w:r w:rsidR="00DF3F8B" w:rsidRPr="00DF3F8B">
        <w:rPr>
          <w:highlight w:val="yellow"/>
        </w:rPr>
        <w:t xml:space="preserve"> the balance will be incorrect</w:t>
      </w:r>
      <w:r w:rsidR="00DF3F8B">
        <w:rPr>
          <w:highlight w:val="yellow"/>
        </w:rPr>
        <w:t>, if the receiver side fee is only deducted at the time of settlement</w:t>
      </w:r>
      <w:r w:rsidR="00DF3F8B" w:rsidRPr="00DF3F8B">
        <w:rPr>
          <w:highlight w:val="yellow"/>
        </w:rPr>
        <w:t>.</w:t>
      </w:r>
    </w:p>
    <w:p w14:paraId="396E489A" w14:textId="77777777" w:rsidR="00387B61" w:rsidRDefault="00000000">
      <w:pPr>
        <w:pStyle w:val="Compact"/>
        <w:numPr>
          <w:ilvl w:val="0"/>
          <w:numId w:val="7"/>
        </w:numPr>
      </w:pPr>
      <w:r>
        <w:rPr>
          <w:b/>
          <w:bCs/>
        </w:rPr>
        <w:t>Bank / payout fees</w:t>
      </w:r>
      <w:r>
        <w:t xml:space="preserve">: a </w:t>
      </w:r>
      <w:r>
        <w:rPr>
          <w:b/>
          <w:bCs/>
        </w:rPr>
        <w:t>true-up after confirmation</w:t>
      </w:r>
      <w:r>
        <w:t>, per the project’s treatment:</w:t>
      </w:r>
    </w:p>
    <w:tbl>
      <w:tblPr>
        <w:tblStyle w:val="Table"/>
        <w:tblW w:w="5000" w:type="pct"/>
        <w:tblLook w:val="0020" w:firstRow="1" w:lastRow="0" w:firstColumn="0" w:lastColumn="0" w:noHBand="0" w:noVBand="0"/>
      </w:tblPr>
      <w:tblGrid>
        <w:gridCol w:w="1914"/>
        <w:gridCol w:w="7662"/>
      </w:tblGrid>
      <w:tr w:rsidR="00387B61" w14:paraId="40F8C81A" w14:textId="77777777" w:rsidTr="00387B61">
        <w:trPr>
          <w:cnfStyle w:val="100000000000" w:firstRow="1" w:lastRow="0" w:firstColumn="0" w:lastColumn="0" w:oddVBand="0" w:evenVBand="0" w:oddHBand="0" w:evenHBand="0" w:firstRowFirstColumn="0" w:firstRowLastColumn="0" w:lastRowFirstColumn="0" w:lastRowLastColumn="0"/>
          <w:tblHeader/>
        </w:trPr>
        <w:tc>
          <w:tcPr>
            <w:tcW w:w="0" w:type="auto"/>
          </w:tcPr>
          <w:p w14:paraId="56E401A1" w14:textId="77777777" w:rsidR="00387B61" w:rsidRDefault="00000000">
            <w:pPr>
              <w:pStyle w:val="Compact"/>
            </w:pPr>
            <w:r>
              <w:lastRenderedPageBreak/>
              <w:t>Treatment</w:t>
            </w:r>
          </w:p>
        </w:tc>
        <w:tc>
          <w:tcPr>
            <w:tcW w:w="0" w:type="auto"/>
          </w:tcPr>
          <w:p w14:paraId="041F547C" w14:textId="77777777" w:rsidR="00387B61" w:rsidRDefault="00000000">
            <w:pPr>
              <w:pStyle w:val="Compact"/>
            </w:pPr>
            <w:r>
              <w:t>Example (we send €8,500; bank takes €50)</w:t>
            </w:r>
          </w:p>
        </w:tc>
      </w:tr>
      <w:tr w:rsidR="00387B61" w14:paraId="12AD6E42" w14:textId="77777777">
        <w:tc>
          <w:tcPr>
            <w:tcW w:w="0" w:type="auto"/>
          </w:tcPr>
          <w:p w14:paraId="232169FC" w14:textId="77777777" w:rsidR="00387B61" w:rsidRDefault="00000000">
            <w:pPr>
              <w:pStyle w:val="Compact"/>
            </w:pPr>
            <w:r>
              <w:rPr>
                <w:b/>
                <w:bCs/>
              </w:rPr>
              <w:t>Waived</w:t>
            </w:r>
          </w:p>
        </w:tc>
        <w:tc>
          <w:tcPr>
            <w:tcW w:w="0" w:type="auto"/>
          </w:tcPr>
          <w:p w14:paraId="53EBA889" w14:textId="77777777" w:rsidR="00387B61" w:rsidRDefault="00000000">
            <w:pPr>
              <w:pStyle w:val="Compact"/>
            </w:pPr>
            <w:r>
              <w:t>Client receives €8,450 and does not ask for it back — fee on the client; memo only</w:t>
            </w:r>
          </w:p>
        </w:tc>
      </w:tr>
      <w:tr w:rsidR="00387B61" w14:paraId="56219838" w14:textId="77777777">
        <w:tc>
          <w:tcPr>
            <w:tcW w:w="0" w:type="auto"/>
          </w:tcPr>
          <w:p w14:paraId="226B8F54" w14:textId="77777777" w:rsidR="00387B61" w:rsidRDefault="00000000">
            <w:pPr>
              <w:pStyle w:val="Compact"/>
            </w:pPr>
            <w:r>
              <w:rPr>
                <w:b/>
                <w:bCs/>
              </w:rPr>
              <w:t>Carry-forward</w:t>
            </w:r>
          </w:p>
        </w:tc>
        <w:tc>
          <w:tcPr>
            <w:tcW w:w="0" w:type="auto"/>
          </w:tcPr>
          <w:p w14:paraId="13664995" w14:textId="77777777" w:rsidR="00387B61" w:rsidRDefault="00000000">
            <w:pPr>
              <w:pStyle w:val="Compact"/>
            </w:pPr>
            <w:r>
              <w:t>Client receives €8,450 and asks for it next time — NPL owes €50, added to the next disbursement</w:t>
            </w:r>
          </w:p>
        </w:tc>
      </w:tr>
      <w:tr w:rsidR="00387B61" w14:paraId="61A3A20E" w14:textId="77777777">
        <w:tc>
          <w:tcPr>
            <w:tcW w:w="0" w:type="auto"/>
          </w:tcPr>
          <w:p w14:paraId="61D973EF" w14:textId="77777777" w:rsidR="00387B61" w:rsidRDefault="00000000">
            <w:pPr>
              <w:pStyle w:val="Compact"/>
            </w:pPr>
            <w:r>
              <w:rPr>
                <w:b/>
                <w:bCs/>
              </w:rPr>
              <w:t>Absorbed (gross-up)</w:t>
            </w:r>
          </w:p>
        </w:tc>
        <w:tc>
          <w:tcPr>
            <w:tcW w:w="0" w:type="auto"/>
          </w:tcPr>
          <w:p w14:paraId="6E417EA0" w14:textId="77777777" w:rsidR="00387B61" w:rsidRDefault="00000000">
            <w:pPr>
              <w:pStyle w:val="Compact"/>
            </w:pPr>
            <w:r>
              <w:t>NPL expects the €50 and sends €8,550 so the client nets €8,500 — NPL’s cost. Expected vs actual difference is tracked, never lost</w:t>
            </w:r>
          </w:p>
        </w:tc>
      </w:tr>
    </w:tbl>
    <w:p w14:paraId="5D8CDC82" w14:textId="77777777" w:rsidR="00387B61" w:rsidRDefault="00000000">
      <w:pPr>
        <w:pStyle w:val="BodyText"/>
      </w:pPr>
      <w:r>
        <w:t>Default per client, overridable per settlement with approval.</w:t>
      </w:r>
    </w:p>
    <w:p w14:paraId="7FF456DE" w14:textId="77777777" w:rsidR="00387B61" w:rsidRDefault="00000000">
      <w:pPr>
        <w:pStyle w:val="Heading1"/>
      </w:pPr>
      <w:bookmarkStart w:id="21" w:name="exceptions"/>
      <w:bookmarkEnd w:id="16"/>
      <w:bookmarkEnd w:id="20"/>
      <w:r>
        <w:t>7 · Exceptions</w:t>
      </w:r>
    </w:p>
    <w:p w14:paraId="5BB57536" w14:textId="77777777" w:rsidR="00387B61" w:rsidRDefault="00000000">
      <w:pPr>
        <w:pStyle w:val="Heading2"/>
      </w:pPr>
      <w:bookmarkStart w:id="22" w:name="rerouting-the-only-time-npl-holds-funds"/>
      <w:r>
        <w:t>7.1 Rerouting (the only time NPL holds funds)</w:t>
      </w:r>
    </w:p>
    <w:p w14:paraId="5B5E8E7A" w14:textId="77777777" w:rsidR="00387B61" w:rsidRDefault="00000000">
      <w:pPr>
        <w:pStyle w:val="FirstParagraph"/>
      </w:pPr>
      <w:r>
        <w:t xml:space="preserve">When the partner intended to handle the volume is unavailable (outage, limit reached, holiday, compliance hold), a deal is moved onto a </w:t>
      </w:r>
      <w:r>
        <w:rPr>
          <w:b/>
          <w:bCs/>
        </w:rPr>
        <w:t>pre-approved contingency route</w:t>
      </w:r>
      <w:r>
        <w:t xml:space="preserve">: collection into </w:t>
      </w:r>
      <w:r>
        <w:rPr>
          <w:b/>
          <w:bCs/>
        </w:rPr>
        <w:t>NPL’s own wallet</w:t>
      </w:r>
      <w:r>
        <w:t>, onward to an alternate partner from the project’s applicable set. Rerouting is a controlled action (Ops requests, Finance approves, reason recorded).</w:t>
      </w:r>
    </w:p>
    <w:p w14:paraId="558CD3CF" w14:textId="77777777" w:rsidR="00387B61" w:rsidRDefault="00000000">
      <w:pPr>
        <w:pStyle w:val="BodyText"/>
      </w:pPr>
      <w:del w:id="9501" w:author="New XP · ERD review" w:date="2026-10-07T18:00:00Z">
        <w:r>
          <w:delText xml:space="preserve">On a rerouted deal NPL chooses what to forward: </w:delText>
        </w:r>
        <w:r>
          <w:rPr>
            <w:b/>
            <w:bCs/>
          </w:rPr>
          <w:delText xml:space="preserve">the full amount</w:delText>
        </w:r>
        <w:r>
          <w:delText xml:space="preserve"> (partner converts everything; earnings settle back later), </w:delText>
        </w:r>
        <w:r>
          <w:rPr>
            <w:b/>
            <w:bCs/>
          </w:rPr>
          <w:delText xml:space="preserve">withhold its own earnings</w:delText>
        </w:r>
        <w:r>
          <w:delText xml:space="preserve"> at source, or </w:delText>
        </w:r>
        <w:r>
          <w:rPr>
            <w:b/>
            <w:bCs/>
          </w:rPr>
          <w:delText xml:space="preserve">withhold and recover dues</w:delText>
        </w:r>
        <w:r>
          <w:delText xml:space="preserve"> — earnings from earlier direct deals still parked at that partner, recovered by short-paying the partner now. Eligibility for withholding depends on route, partner, sender risk and other criteria Finance will define. Recovery is an asset moving from the partner’s wallet to NPL’s, never new income, and every deduction names the deal it recovers.</w:delText>
        </w:r>
      </w:del>
      <w:ins w:id="9502" w:author="New XP · ERD review" w:date="2026-10-07T18:00:00Z">
        <w:r>
          <w:t xml:space="preserve">On a rerouted deal NPL forwards the </w:t>
        </w:r>
        <w:r>
          <w:rPr>
            <w:b/>
            <w:bCs/>
          </w:rPr>
          <w:t xml:space="preserve">full client amount</w:t>
        </w:r>
        <w:r>
          <w:t xml:space="preserve"> to the alternate partner, whose conversion captures NPL’s margin exactly as a direct deal would. There is no withholding of earnings at source: NPL’s cut is always captured at conversion, by whichever partner converts, so it is never at risk from a return or a forward. What a reroute may add is </w:t>
        </w:r>
        <w:r>
          <w:rPr>
            <w:b/>
            <w:bCs/>
          </w:rPr>
          <w:t xml:space="preserve">recovering dues</w:t>
        </w:r>
        <w:r>
          <w:t xml:space="preserve">: netting earnings from earlier deals still parked at the alternate partner against the amount forwarded, within the outstanding receivable, with the partner’s agreement recorded and Management approval. Recovery is an asset moving from the partner’s holding to NPL’s wallet, never new income, and every deduction names the deal it recovers.</w:t>
        </w:r>
      </w:ins>
    </w:p>
    <w:p w14:paraId="16A67ED9" w14:textId="77777777" w:rsidR="00387B61" w:rsidRDefault="00000000">
      <w:pPr>
        <w:pStyle w:val="BodyText"/>
      </w:pPr>
      <w:r>
        <w:t xml:space="preserve">When the alternate partner is chosen at conversion time and NPL’s fee rides on the partner rate, the quote was priced on a </w:t>
      </w:r>
      <w:r>
        <w:rPr>
          <w:b/>
          <w:bCs/>
        </w:rPr>
        <w:t>quoting-basis rate</w:t>
      </w:r>
      <w:r>
        <w:t xml:space="preserve"> (default: the worst applicable partner rate) and the gap to the actual partner rate posts as </w:t>
      </w:r>
      <w:r>
        <w:rPr>
          <w:b/>
          <w:bCs/>
        </w:rPr>
        <w:t>basis variance</w:t>
      </w:r>
      <w:r>
        <w:t xml:space="preserve"> on earnings, with the margin floor re-checked.</w:t>
      </w:r>
    </w:p>
    <w:p w14:paraId="0C5D0BB9" w14:textId="77777777" w:rsidR="00387B61" w:rsidRDefault="00000000">
      <w:pPr>
        <w:pStyle w:val="BodyText"/>
      </w:pPr>
      <w:r>
        <w:rPr>
          <w:b/>
          <w:bCs/>
        </w:rPr>
        <w:t>Custody position for NPL sign-off:</w:t>
      </w:r>
      <w:r>
        <w:t xml:space="preserve"> NPL’s wallet holds client funds only under a recorded reroute; every resting balance has a deal, a reason and an age; outbound transfers from NPL’s wallet are dual-approved (Finance + Management) and executed by NPL signers outside the platform (hardware or multisig). The regulatory posture of contingency holding is for NPL’s counsel.</w:t>
      </w:r>
    </w:p>
    <w:p w14:paraId="6CC0FDC0" w14:textId="6AD19964" w:rsidR="001F688D" w:rsidRPr="001F688D" w:rsidRDefault="001F688D">
      <w:pPr>
        <w:pStyle w:val="BodyText"/>
        <w:rPr>
          <w:highlight w:val="yellow"/>
        </w:rPr>
      </w:pPr>
      <w:r w:rsidRPr="001F688D">
        <w:rPr>
          <w:highlight w:val="yellow"/>
        </w:rPr>
        <w:t>7.1.1 Pass-through / Double Conversions:</w:t>
      </w:r>
    </w:p>
    <w:p w14:paraId="75DBBFD2" w14:textId="77777777" w:rsidR="007964F5" w:rsidRDefault="001F688D">
      <w:pPr>
        <w:pStyle w:val="BodyText"/>
      </w:pPr>
      <w:r w:rsidRPr="007964F5">
        <w:rPr>
          <w:highlight w:val="yellow"/>
        </w:rPr>
        <w:t xml:space="preserve">There are occasions where the route is not a direct one – meaning the partner can collect a currency but can’t convert to the expected currency. In such cases, NPL requests the collection to be done in an interim currency pair and then sends the resulting/converted currency to a different route/partner. E.g. the client wants NPL to collect INR and settle in AED. Ali can collect INR&gt;USDT, but not AED, so the converted USDT is sent to Jeton who is </w:t>
      </w:r>
      <w:r w:rsidRPr="007964F5">
        <w:rPr>
          <w:highlight w:val="yellow"/>
        </w:rPr>
        <w:lastRenderedPageBreak/>
        <w:t xml:space="preserve">able to send USDT&gt;AED - (this is not a real example just an illustration). While this can be handled as 2 different transactions, it would be good to see if we can group it into </w:t>
      </w:r>
      <w:r w:rsidR="007964F5" w:rsidRPr="007964F5">
        <w:rPr>
          <w:highlight w:val="yellow"/>
        </w:rPr>
        <w:t>a single transaction.</w:t>
      </w:r>
      <w:r w:rsidR="007964F5">
        <w:t xml:space="preserve"> </w:t>
      </w:r>
    </w:p>
    <w:p w14:paraId="5EB5A61A" w14:textId="3890109F" w:rsidR="001F688D" w:rsidRDefault="007964F5">
      <w:pPr>
        <w:pStyle w:val="BodyText"/>
      </w:pPr>
      <w:r w:rsidRPr="007964F5">
        <w:rPr>
          <w:highlight w:val="yellow"/>
        </w:rPr>
        <w:t>Another scenario is that the sender wants NPL to collect INR and pay EUR to vendors (receivers). However, Ali doesn’t have an available banking channel for these transfers. The vendor/receiver can however receive USDT. NPL can either a) ask Ali to settle the USDT direct to the client OR b) ask Ali to pay into NPL’s wallet and NPL then sends the outgoing transfer from its own wallet. This scenario is real and applicable in cases where NPL is reselling certain gaming solutions (in essence NPL is acting as its own remittance client).</w:t>
      </w:r>
      <w:r>
        <w:t xml:space="preserve"> – </w:t>
      </w:r>
      <w:r w:rsidRPr="007964F5">
        <w:rPr>
          <w:highlight w:val="yellow"/>
        </w:rPr>
        <w:t>probably out of scope from remittance platform standpoint/to be reviewed.</w:t>
      </w:r>
    </w:p>
    <w:p w14:paraId="38CE7A3A" w14:textId="77777777" w:rsidR="001F688D" w:rsidRDefault="001F688D">
      <w:pPr>
        <w:pStyle w:val="BodyText"/>
      </w:pPr>
    </w:p>
    <w:p w14:paraId="68977738" w14:textId="77777777" w:rsidR="00387B61" w:rsidRDefault="00000000">
      <w:pPr>
        <w:pStyle w:val="Heading2"/>
      </w:pPr>
      <w:bookmarkStart w:id="23" w:name="other-exception-paths"/>
      <w:bookmarkEnd w:id="22"/>
      <w:r>
        <w:t>7.2 Other exception paths</w:t>
      </w:r>
    </w:p>
    <w:tbl>
      <w:tblPr>
        <w:tblStyle w:val="Table"/>
        <w:tblW w:w="5000" w:type="pct"/>
        <w:tblLook w:val="0020" w:firstRow="1" w:lastRow="0" w:firstColumn="0" w:lastColumn="0" w:noHBand="0" w:noVBand="0"/>
      </w:tblPr>
      <w:tblGrid>
        <w:gridCol w:w="2813"/>
        <w:gridCol w:w="6763"/>
      </w:tblGrid>
      <w:tr w:rsidR="00387B61" w14:paraId="1E684D3F" w14:textId="77777777" w:rsidTr="00387B61">
        <w:trPr>
          <w:cnfStyle w:val="100000000000" w:firstRow="1" w:lastRow="0" w:firstColumn="0" w:lastColumn="0" w:oddVBand="0" w:evenVBand="0" w:oddHBand="0" w:evenHBand="0" w:firstRowFirstColumn="0" w:firstRowLastColumn="0" w:lastRowFirstColumn="0" w:lastRowLastColumn="0"/>
          <w:tblHeader/>
        </w:trPr>
        <w:tc>
          <w:tcPr>
            <w:tcW w:w="0" w:type="auto"/>
          </w:tcPr>
          <w:p w14:paraId="15C59655" w14:textId="77777777" w:rsidR="00387B61" w:rsidRDefault="00000000">
            <w:pPr>
              <w:pStyle w:val="Compact"/>
            </w:pPr>
            <w:r>
              <w:t>Situation</w:t>
            </w:r>
          </w:p>
        </w:tc>
        <w:tc>
          <w:tcPr>
            <w:tcW w:w="0" w:type="auto"/>
          </w:tcPr>
          <w:p w14:paraId="5824FF70" w14:textId="77777777" w:rsidR="00387B61" w:rsidRDefault="00000000">
            <w:pPr>
              <w:pStyle w:val="Compact"/>
            </w:pPr>
            <w:r>
              <w:t>Handling</w:t>
            </w:r>
          </w:p>
        </w:tc>
      </w:tr>
      <w:tr w:rsidR="00387B61" w14:paraId="5A81541F" w14:textId="77777777">
        <w:tc>
          <w:tcPr>
            <w:tcW w:w="0" w:type="auto"/>
          </w:tcPr>
          <w:p w14:paraId="22683065" w14:textId="77777777" w:rsidR="00387B61" w:rsidRDefault="00000000">
            <w:pPr>
              <w:pStyle w:val="Compact"/>
            </w:pPr>
            <w:r>
              <w:t>Quote expires</w:t>
            </w:r>
          </w:p>
        </w:tc>
        <w:tc>
          <w:tcPr>
            <w:tcW w:w="0" w:type="auto"/>
          </w:tcPr>
          <w:p w14:paraId="1215699D" w14:textId="77777777" w:rsidR="00387B61" w:rsidRDefault="00000000">
            <w:pPr>
              <w:pStyle w:val="Compact"/>
            </w:pPr>
            <w:r>
              <w:t>§5.3 late decision</w:t>
            </w:r>
          </w:p>
        </w:tc>
      </w:tr>
      <w:tr w:rsidR="00387B61" w14:paraId="14FBD257" w14:textId="77777777">
        <w:tc>
          <w:tcPr>
            <w:tcW w:w="0" w:type="auto"/>
          </w:tcPr>
          <w:p w14:paraId="2E8509EC" w14:textId="77777777" w:rsidR="00387B61" w:rsidRDefault="00000000">
            <w:pPr>
              <w:pStyle w:val="Compact"/>
            </w:pPr>
            <w:r>
              <w:t>Deal voided before money</w:t>
            </w:r>
          </w:p>
        </w:tc>
        <w:tc>
          <w:tcPr>
            <w:tcW w:w="0" w:type="auto"/>
          </w:tcPr>
          <w:p w14:paraId="40DA6259" w14:textId="77777777" w:rsidR="00387B61" w:rsidRDefault="00000000">
            <w:pPr>
              <w:pStyle w:val="Compact"/>
            </w:pPr>
            <w:r>
              <w:t>State change with reason; no ledger postings</w:t>
            </w:r>
          </w:p>
        </w:tc>
      </w:tr>
      <w:tr w:rsidR="00387B61" w14:paraId="0ECCB490" w14:textId="77777777">
        <w:tc>
          <w:tcPr>
            <w:tcW w:w="0" w:type="auto"/>
          </w:tcPr>
          <w:p w14:paraId="1BC11D90" w14:textId="77777777" w:rsidR="00387B61" w:rsidRDefault="00000000">
            <w:pPr>
              <w:pStyle w:val="Compact"/>
            </w:pPr>
            <w:r>
              <w:t>Deal voided after collection</w:t>
            </w:r>
          </w:p>
        </w:tc>
        <w:tc>
          <w:tcPr>
            <w:tcW w:w="0" w:type="auto"/>
          </w:tcPr>
          <w:p w14:paraId="5A97DB80" w14:textId="77777777" w:rsidR="00387B61" w:rsidRDefault="00000000">
            <w:pPr>
              <w:pStyle w:val="Compact"/>
            </w:pPr>
            <w:r>
              <w:t>Refund (network-fee policy to decide), or funds kept as sender credit, or hold — Management approves the disposition</w:t>
            </w:r>
          </w:p>
        </w:tc>
      </w:tr>
      <w:tr w:rsidR="00387B61" w14:paraId="4D5F5761" w14:textId="77777777">
        <w:tc>
          <w:tcPr>
            <w:tcW w:w="0" w:type="auto"/>
          </w:tcPr>
          <w:p w14:paraId="5E37C3D7" w14:textId="77777777" w:rsidR="00387B61" w:rsidRDefault="00000000">
            <w:pPr>
              <w:pStyle w:val="Compact"/>
            </w:pPr>
            <w:r>
              <w:t>Partner rate breach</w:t>
            </w:r>
          </w:p>
        </w:tc>
        <w:tc>
          <w:tcPr>
            <w:tcW w:w="0" w:type="auto"/>
          </w:tcPr>
          <w:p w14:paraId="1C60EC8B" w14:textId="77777777" w:rsidR="00387B61" w:rsidRDefault="00000000">
            <w:pPr>
              <w:pStyle w:val="Compact"/>
            </w:pPr>
            <w:r>
              <w:t>§4.3 — freeze until Finance approves or rejects</w:t>
            </w:r>
          </w:p>
        </w:tc>
      </w:tr>
      <w:tr w:rsidR="00387B61" w14:paraId="4E943BFB" w14:textId="77777777">
        <w:tc>
          <w:tcPr>
            <w:tcW w:w="0" w:type="auto"/>
          </w:tcPr>
          <w:p w14:paraId="5DA7F7A2" w14:textId="77777777" w:rsidR="00387B61" w:rsidRDefault="00000000">
            <w:pPr>
              <w:pStyle w:val="Compact"/>
            </w:pPr>
            <w:r>
              <w:t>Reference feed outage</w:t>
            </w:r>
          </w:p>
        </w:tc>
        <w:tc>
          <w:tcPr>
            <w:tcW w:w="0" w:type="auto"/>
          </w:tcPr>
          <w:p w14:paraId="0FD3E210" w14:textId="77777777" w:rsidR="00387B61" w:rsidRDefault="00000000">
            <w:pPr>
              <w:pStyle w:val="Compact"/>
            </w:pPr>
            <w:r>
              <w:t>Fallback source; both down → manual rate with Finance approval and evidence</w:t>
            </w:r>
          </w:p>
        </w:tc>
      </w:tr>
      <w:tr w:rsidR="00387B61" w14:paraId="63B66391" w14:textId="77777777">
        <w:tc>
          <w:tcPr>
            <w:tcW w:w="0" w:type="auto"/>
          </w:tcPr>
          <w:p w14:paraId="27CDE08E" w14:textId="77777777" w:rsidR="00387B61" w:rsidRDefault="00000000">
            <w:pPr>
              <w:pStyle w:val="Compact"/>
            </w:pPr>
            <w:r>
              <w:t>Destination blocked (holiday, in-transit)</w:t>
            </w:r>
          </w:p>
        </w:tc>
        <w:tc>
          <w:tcPr>
            <w:tcW w:w="0" w:type="auto"/>
          </w:tcPr>
          <w:p w14:paraId="202C6F4B" w14:textId="77777777" w:rsidR="00387B61" w:rsidRDefault="00000000">
            <w:pPr>
              <w:pStyle w:val="Compact"/>
            </w:pPr>
            <w:r>
              <w:t>§6.3 offsets — same receiver’s other entities first, another receiver only if all are blocked</w:t>
            </w:r>
          </w:p>
        </w:tc>
      </w:tr>
      <w:tr w:rsidR="00387B61" w14:paraId="24D13C64" w14:textId="77777777">
        <w:tc>
          <w:tcPr>
            <w:tcW w:w="0" w:type="auto"/>
          </w:tcPr>
          <w:p w14:paraId="67168AEA" w14:textId="77777777" w:rsidR="00387B61" w:rsidRDefault="00000000">
            <w:pPr>
              <w:pStyle w:val="Compact"/>
            </w:pPr>
            <w:r>
              <w:t>Partner holiday</w:t>
            </w:r>
          </w:p>
        </w:tc>
        <w:tc>
          <w:tcPr>
            <w:tcW w:w="0" w:type="auto"/>
          </w:tcPr>
          <w:p w14:paraId="66DC19A8" w14:textId="77777777" w:rsidR="00387B61" w:rsidRDefault="00000000">
            <w:pPr>
              <w:pStyle w:val="Compact"/>
            </w:pPr>
            <w:r>
              <w:t>Partner-specific calendars: e.g. no rate but collections open, or conversions open but settlements paused</w:t>
            </w:r>
          </w:p>
        </w:tc>
      </w:tr>
      <w:tr w:rsidR="00387B61" w14:paraId="7035F6F4" w14:textId="77777777">
        <w:tc>
          <w:tcPr>
            <w:tcW w:w="0" w:type="auto"/>
          </w:tcPr>
          <w:p w14:paraId="0A06938F" w14:textId="77777777" w:rsidR="00387B61" w:rsidRDefault="00000000">
            <w:pPr>
              <w:pStyle w:val="Compact"/>
            </w:pPr>
            <w:r>
              <w:t>Erroneous posting</w:t>
            </w:r>
          </w:p>
        </w:tc>
        <w:tc>
          <w:tcPr>
            <w:tcW w:w="0" w:type="auto"/>
          </w:tcPr>
          <w:p w14:paraId="39579683" w14:textId="77777777" w:rsidR="00387B61" w:rsidRDefault="00000000">
            <w:pPr>
              <w:pStyle w:val="Compact"/>
            </w:pPr>
            <w:r>
              <w:t>Reversing transaction plus correct transaction; nothing edited</w:t>
            </w:r>
          </w:p>
        </w:tc>
      </w:tr>
    </w:tbl>
    <w:p w14:paraId="614FE6E6" w14:textId="77777777" w:rsidR="00387B61" w:rsidRDefault="00000000">
      <w:pPr>
        <w:pStyle w:val="Heading1"/>
      </w:pPr>
      <w:bookmarkStart w:id="24" w:name="money-ownership-and-the-ledger"/>
      <w:bookmarkEnd w:id="21"/>
      <w:bookmarkEnd w:id="23"/>
      <w:r>
        <w:t>8 · Money ownership and the ledger</w:t>
      </w:r>
    </w:p>
    <w:p w14:paraId="5159F3EC" w14:textId="77777777" w:rsidR="00387B61" w:rsidRDefault="00000000">
      <w:pPr>
        <w:pStyle w:val="Compact"/>
        <w:numPr>
          <w:ilvl w:val="0"/>
          <w:numId w:val="8"/>
        </w:numPr>
      </w:pPr>
      <w:r>
        <w:rPr>
          <w:b/>
          <w:bCs/>
        </w:rPr>
        <w:t>Client funds</w:t>
      </w:r>
      <w:r>
        <w:t>: everything from collection to confirmed delivery. NPL coordinates, never owns.</w:t>
      </w:r>
    </w:p>
    <w:p w14:paraId="02EF93EF" w14:textId="77777777" w:rsidR="00387B61" w:rsidRDefault="00000000">
      <w:pPr>
        <w:pStyle w:val="Compact"/>
        <w:numPr>
          <w:ilvl w:val="0"/>
          <w:numId w:val="8"/>
        </w:numPr>
      </w:pPr>
      <w:r>
        <w:rPr>
          <w:b/>
          <w:bCs/>
        </w:rPr>
        <w:t>Company earnings</w:t>
      </w:r>
      <w:r>
        <w:t xml:space="preserve">: the only money in NPL’s own accounts. Recognised at conversion: the sender’s stamped price fixes the client-net; whatever remains after converting exactly the client-net is NPL’s </w:t>
      </w:r>
      <w:r>
        <w:rPr>
          <w:b/>
          <w:bCs/>
        </w:rPr>
        <w:t>gross margin</w:t>
      </w:r>
      <w:r>
        <w:t xml:space="preserve">, which physically rests at the partner as a </w:t>
      </w:r>
      <w:r>
        <w:rPr>
          <w:b/>
          <w:bCs/>
        </w:rPr>
        <w:t>pool</w:t>
      </w:r>
      <w:r>
        <w:t xml:space="preserve"> (the FRS’s “PT Comms” residual). That pool is NPL’s </w:t>
      </w:r>
      <w:r>
        <w:rPr>
          <w:b/>
          <w:bCs/>
        </w:rPr>
        <w:t>earnings receivable</w:t>
      </w:r>
      <w:r>
        <w:t xml:space="preserve"> at that partner.</w:t>
      </w:r>
    </w:p>
    <w:p w14:paraId="3C0ADA38" w14:textId="3549440D" w:rsidR="00387B61" w:rsidRDefault="00000000">
      <w:pPr>
        <w:pStyle w:val="Compact"/>
        <w:numPr>
          <w:ilvl w:val="0"/>
          <w:numId w:val="8"/>
        </w:numPr>
      </w:pPr>
      <w:r>
        <w:rPr>
          <w:b/>
          <w:bCs/>
        </w:rPr>
        <w:t>Partner cost</w:t>
      </w:r>
      <w:r>
        <w:t xml:space="preserve">: </w:t>
      </w:r>
      <w:r w:rsidRPr="007964F5">
        <w:rPr>
          <w:highlight w:val="red"/>
        </w:rPr>
        <w:t>deducted from the pool on the partner’s fee cycle.</w:t>
      </w:r>
      <w:r>
        <w:t xml:space="preserve"> </w:t>
      </w:r>
      <w:r>
        <w:rPr>
          <w:i/>
          <w:iCs/>
        </w:rPr>
        <w:t>Total cost to the client = partner cost + NPL’s earnings</w:t>
      </w:r>
      <w:r>
        <w:t>, and both are sums over postings carrying a cost component (</w:t>
      </w:r>
      <w:r>
        <w:rPr>
          <w:rStyle w:val="VerbatimChar"/>
        </w:rPr>
        <w:t>earnings</w:t>
      </w:r>
      <w:r>
        <w:t xml:space="preserve">, </w:t>
      </w:r>
      <w:proofErr w:type="spellStart"/>
      <w:r>
        <w:rPr>
          <w:rStyle w:val="VerbatimChar"/>
        </w:rPr>
        <w:t>partner_cost</w:t>
      </w:r>
      <w:proofErr w:type="spellEnd"/>
      <w:r>
        <w:t xml:space="preserve">, </w:t>
      </w:r>
      <w:proofErr w:type="spellStart"/>
      <w:r>
        <w:rPr>
          <w:rStyle w:val="VerbatimChar"/>
        </w:rPr>
        <w:t>bank_fee</w:t>
      </w:r>
      <w:proofErr w:type="spellEnd"/>
      <w:r>
        <w:t xml:space="preserve">, </w:t>
      </w:r>
      <w:proofErr w:type="spellStart"/>
      <w:r>
        <w:rPr>
          <w:rStyle w:val="VerbatimChar"/>
        </w:rPr>
        <w:t>network_fee</w:t>
      </w:r>
      <w:proofErr w:type="spellEnd"/>
      <w:r>
        <w:t xml:space="preserve">, </w:t>
      </w:r>
      <w:r>
        <w:rPr>
          <w:rStyle w:val="VerbatimChar"/>
        </w:rPr>
        <w:t>variance</w:t>
      </w:r>
      <w:r>
        <w:t>).</w:t>
      </w:r>
      <w:r w:rsidR="007964F5">
        <w:t xml:space="preserve"> </w:t>
      </w:r>
      <w:r w:rsidR="007964F5" w:rsidRPr="007964F5">
        <w:rPr>
          <w:highlight w:val="yellow"/>
        </w:rPr>
        <w:t>The partner cost is deducted at transaction level (there is no cost accumulation or total cost paid later, etc.</w:t>
      </w:r>
    </w:p>
    <w:p w14:paraId="07625823" w14:textId="77777777" w:rsidR="00387B61" w:rsidRDefault="00000000">
      <w:pPr>
        <w:pStyle w:val="Compact"/>
        <w:numPr>
          <w:ilvl w:val="0"/>
          <w:numId w:val="8"/>
        </w:numPr>
      </w:pPr>
      <w:r>
        <w:lastRenderedPageBreak/>
        <w:t xml:space="preserve">Ownership flips from client to </w:t>
      </w:r>
      <w:r w:rsidRPr="007964F5">
        <w:rPr>
          <w:highlight w:val="magenta"/>
        </w:rPr>
        <w:t>company</w:t>
      </w:r>
      <w:del w:id="9503" w:author="New XP · ERD review" w:date="2026-10-07T18:00:00Z">
        <w:r>
          <w:delText xml:space="preserve"> at exactly three events: margin recognition at conversion; withholding at source on a rerouted deal; an advance to a receiver (company money paid ahead, repaid as entitlement accrues).</w:delText>
        </w:r>
      </w:del>
      <w:ins w:id="9504" w:author="New XP · ERD review" w:date="2026-10-07T18:00:00Z">
        <w:r>
          <w:t xml:space="preserve"> at exactly one event: margin recognition at conversion. NPL never advances money to a receiver, and nothing is withheld at source on a reroute; company money becomes client money only where NPL absorbs a fee or tops up a shortfall.</w:t>
        </w:r>
      </w:ins>
    </w:p>
    <w:p w14:paraId="62DBED43" w14:textId="77777777" w:rsidR="00387B61" w:rsidRDefault="00000000">
      <w:pPr>
        <w:pStyle w:val="Compact"/>
        <w:numPr>
          <w:ilvl w:val="0"/>
          <w:numId w:val="8"/>
        </w:numPr>
      </w:pPr>
      <w:r>
        <w:rPr>
          <w:b/>
          <w:bCs/>
        </w:rPr>
        <w:t>Shortfalls</w:t>
      </w:r>
      <w:r>
        <w:t xml:space="preserve"> (confirmed-short deliveries) are tracked and topped up on the next settlement, funded from the pool.</w:t>
      </w:r>
      <w:ins w:id="9505" w:author="New XP · ERD review" w:date="2026-10-07T18:00:00Z">
        <w:r>
          <w:t xml:space="preserve"> Sub-unit rounding is not a shortfall: converted amounts are truncated to whole units at conversion and the dropped fraction stays client money in the balance until it reaches a whole unit.</w:t>
        </w:r>
      </w:ins>
    </w:p>
    <w:p w14:paraId="2A2A062C" w14:textId="77777777" w:rsidR="00387B61" w:rsidRDefault="00000000">
      <w:pPr>
        <w:pStyle w:val="Compact"/>
        <w:numPr>
          <w:ilvl w:val="0"/>
          <w:numId w:val="8"/>
        </w:numPr>
      </w:pPr>
      <w:r>
        <w:t>Standing identities checked daily: client due per partner = Σ </w:t>
      </w:r>
      <w:del w:id="9021" w:author="New XP · ERD review" w:date="2026-10-06T09:00:00Z">
        <w:r>
          <w:delText xml:space="preserve">receiver</w:delText>
        </w:r>
      </w:del>
      <w:ins w:id="9022" w:author="New XP · ERD review" w:date="2026-10-06T09:00:00Z">
        <w:r>
          <w:t xml:space="preserve">group</w:t>
        </w:r>
      </w:ins>
      <w:r>
        <w:t xml:space="preserve"> entitlements; pool per partner = partner-stated comms balance ± logged difference; exposure (due + in-transit) ≤ policy; own-wallet holdings = 0 unless an open reroute; offsets = Σ (entitlement − paid); each confirmation = its in-transit amount exactly.</w:t>
      </w:r>
    </w:p>
    <w:p w14:paraId="293B8FDE" w14:textId="77777777" w:rsidR="00387B61" w:rsidRDefault="00000000">
      <w:pPr>
        <w:pStyle w:val="Heading1"/>
      </w:pPr>
      <w:bookmarkStart w:id="25" w:name="roles-and-controls"/>
      <w:bookmarkEnd w:id="24"/>
      <w:r>
        <w:t>9 · Roles and controls</w:t>
      </w:r>
    </w:p>
    <w:p w14:paraId="6D0AEEDE" w14:textId="77777777" w:rsidR="00387B61" w:rsidRDefault="00000000">
      <w:pPr>
        <w:pStyle w:val="Compact"/>
        <w:numPr>
          <w:ilvl w:val="0"/>
          <w:numId w:val="9"/>
        </w:numPr>
      </w:pPr>
      <w:r>
        <w:rPr>
          <w:b/>
          <w:bCs/>
        </w:rPr>
        <w:t>Operations</w:t>
      </w:r>
      <w:r>
        <w:t xml:space="preserve"> quotes, verifies, prepares, instructs. Sees operational fields, sender-facing prices and partner rates as entered. </w:t>
      </w:r>
      <w:r>
        <w:rPr>
          <w:b/>
          <w:bCs/>
        </w:rPr>
        <w:t>Never sees</w:t>
      </w:r>
      <w:r>
        <w:t xml:space="preserve"> reference rate at capture, spread, margin, comms, cost breakdown, ledgers or earnings — on any screen, export, message or report.</w:t>
      </w:r>
    </w:p>
    <w:p w14:paraId="577AB5D4" w14:textId="77777777" w:rsidR="00387B61" w:rsidRDefault="00000000">
      <w:pPr>
        <w:pStyle w:val="Compact"/>
        <w:numPr>
          <w:ilvl w:val="0"/>
          <w:numId w:val="9"/>
        </w:numPr>
      </w:pPr>
      <w:r>
        <w:rPr>
          <w:b/>
          <w:bCs/>
        </w:rPr>
        <w:t>Finance</w:t>
      </w:r>
      <w:r>
        <w:t xml:space="preserve"> sees all of that, approves what Ops initiates (quotes, rates, conversions, settlements, exceptions), owns reconciliation and the Finance Log.</w:t>
      </w:r>
    </w:p>
    <w:p w14:paraId="199E7789" w14:textId="77777777" w:rsidR="00387B61" w:rsidRDefault="00000000">
      <w:pPr>
        <w:pStyle w:val="Compact"/>
        <w:numPr>
          <w:ilvl w:val="0"/>
          <w:numId w:val="9"/>
        </w:numPr>
      </w:pPr>
      <w:r>
        <w:rPr>
          <w:b/>
          <w:bCs/>
        </w:rPr>
        <w:t>Management</w:t>
      </w:r>
      <w:r>
        <w:t xml:space="preserve"> sees everything, approves escalations: </w:t>
      </w:r>
      <w:del w:id="9506" w:author="New XP · ERD review" w:date="2026-10-07T18:00:00Z">
        <w:r>
          <w:delText xml:space="preserve">settlements above limit, third same-day slot, advances, offset redirections, shortfall top-ups, contingency routes, own-wallet outbound (mandatory), configuration changes, user changes, post-money voids.</w:delText>
        </w:r>
      </w:del>
      <w:ins w:id="9507" w:author="New XP · ERD review" w:date="2026-10-07T18:00:00Z">
        <w:r>
          <w:t xml:space="preserve">settlements above limit, third same-day slot, payouts across receiver groups (offsets), shortfall top-ups, the alternate-partner set for contingency routes, own-wallet outbound (mandatory, with Finance), balance conversions, dues recovery on a reroute, refunds to a third party, configuration changes, user changes, post-money voids.</w:t>
        </w:r>
      </w:ins>
      <w:r>
        <w:t xml:space="preserve"> Countersigns releases when only one Finance user is on shift.</w:t>
      </w:r>
    </w:p>
    <w:p w14:paraId="6F5C7D5C" w14:textId="77777777" w:rsidR="00387B61" w:rsidRDefault="00000000">
      <w:pPr>
        <w:pStyle w:val="Compact"/>
        <w:numPr>
          <w:ilvl w:val="0"/>
          <w:numId w:val="9"/>
        </w:numPr>
      </w:pPr>
      <w:r>
        <w:t>Visibility is cumulative (Ops ⊂ Finance ⊂ Management); gating is server-side; approver ≠ initiator is enforced at the endpoint; every controlled action is audited with actor, time, reason and record version.</w:t>
      </w:r>
    </w:p>
    <w:p w14:paraId="4A423446" w14:textId="77777777" w:rsidR="00387B61" w:rsidRDefault="00000000">
      <w:pPr>
        <w:pStyle w:val="Compact"/>
        <w:numPr>
          <w:ilvl w:val="0"/>
          <w:numId w:val="9"/>
        </w:numPr>
      </w:pPr>
      <w:r>
        <w:t>Identity: Google Workspace SSO only.</w:t>
      </w:r>
    </w:p>
    <w:p w14:paraId="68DC3306" w14:textId="77777777" w:rsidR="00387B61" w:rsidRDefault="00000000">
      <w:pPr>
        <w:pStyle w:val="Heading1"/>
      </w:pPr>
      <w:bookmarkStart w:id="26" w:name="reporting-and-reconciliation"/>
      <w:bookmarkEnd w:id="25"/>
      <w:r>
        <w:t>10 · Reporting and reconciliation</w:t>
      </w:r>
    </w:p>
    <w:p w14:paraId="629E65F6" w14:textId="77777777" w:rsidR="00387B61" w:rsidRDefault="00000000">
      <w:pPr>
        <w:pStyle w:val="Compact"/>
        <w:numPr>
          <w:ilvl w:val="0"/>
          <w:numId w:val="10"/>
        </w:numPr>
      </w:pPr>
      <w:r>
        <w:rPr>
          <w:b/>
          <w:bCs/>
        </w:rPr>
        <w:t>Finance Log</w:t>
      </w:r>
      <w:r>
        <w:t xml:space="preserve"> is the reporting spine: every posting, every approval, time-travel to any past moment because nothing was edited.</w:t>
      </w:r>
    </w:p>
    <w:p w14:paraId="71BA8713" w14:textId="77777777" w:rsidR="00387B61" w:rsidRDefault="00000000">
      <w:pPr>
        <w:pStyle w:val="Compact"/>
        <w:numPr>
          <w:ilvl w:val="0"/>
          <w:numId w:val="10"/>
        </w:numPr>
      </w:pPr>
      <w:r>
        <w:rPr>
          <w:b/>
          <w:bCs/>
        </w:rPr>
        <w:t>Daily reconciliation</w:t>
      </w:r>
      <w:r>
        <w:t>: platform vs partner statements vs bank slips; breaks become logged exceptions; small persistent gaps (rounding, partner charges) accumulate as shortfalls topped up monthly.</w:t>
      </w:r>
    </w:p>
    <w:p w14:paraId="1BDCD5A5" w14:textId="77777777" w:rsidR="00387B61" w:rsidRDefault="00000000">
      <w:pPr>
        <w:pStyle w:val="Compact"/>
        <w:numPr>
          <w:ilvl w:val="0"/>
          <w:numId w:val="10"/>
        </w:numPr>
      </w:pPr>
      <w:r>
        <w:rPr>
          <w:b/>
          <w:bCs/>
        </w:rPr>
        <w:t>Calculation-comparison reports</w:t>
      </w:r>
      <w:r>
        <w:t xml:space="preserve"> during test runs: system-computed figures beside the spreadsheet’s, per deal and per identity.</w:t>
      </w:r>
    </w:p>
    <w:p w14:paraId="01FCEA72" w14:textId="77777777" w:rsidR="00387B61" w:rsidRDefault="00000000">
      <w:pPr>
        <w:pStyle w:val="Compact"/>
        <w:numPr>
          <w:ilvl w:val="0"/>
          <w:numId w:val="10"/>
        </w:numPr>
      </w:pPr>
      <w:r>
        <w:rPr>
          <w:b/>
          <w:bCs/>
        </w:rPr>
        <w:t>Custody aging</w:t>
      </w:r>
      <w:r>
        <w:t xml:space="preserve"> report: every balance in NPL’s wallet by deal, reason and hours since collection.</w:t>
      </w:r>
    </w:p>
    <w:p w14:paraId="60A9F1BD" w14:textId="071B8644" w:rsidR="00FE5248" w:rsidRPr="00FE5248" w:rsidRDefault="00FE5248">
      <w:pPr>
        <w:pStyle w:val="Compact"/>
        <w:numPr>
          <w:ilvl w:val="0"/>
          <w:numId w:val="10"/>
        </w:numPr>
        <w:rPr>
          <w:highlight w:val="yellow"/>
        </w:rPr>
      </w:pPr>
      <w:r w:rsidRPr="00FE5248">
        <w:rPr>
          <w:b/>
          <w:bCs/>
          <w:highlight w:val="yellow"/>
        </w:rPr>
        <w:t xml:space="preserve">Partner Commissions report </w:t>
      </w:r>
      <w:r w:rsidRPr="00FE5248">
        <w:rPr>
          <w:highlight w:val="yellow"/>
        </w:rPr>
        <w:t>for reconciliation (referenced in 4.2b)</w:t>
      </w:r>
    </w:p>
    <w:p w14:paraId="5EBAC02C" w14:textId="77777777" w:rsidR="00387B61" w:rsidRDefault="00000000">
      <w:pPr>
        <w:pStyle w:val="Heading1"/>
      </w:pPr>
      <w:bookmarkStart w:id="27" w:name="open-questions-current"/>
      <w:bookmarkEnd w:id="26"/>
      <w:r>
        <w:t>11 · Open questions (current)</w:t>
      </w:r>
    </w:p>
    <w:tbl>
      <w:tblPr>
        <w:tblStyle w:val="Table"/>
        <w:tblW w:w="5000" w:type="pct"/>
        <w:tblLook w:val="0020" w:firstRow="1" w:lastRow="0" w:firstColumn="0" w:lastColumn="0" w:noHBand="0" w:noVBand="0"/>
      </w:tblPr>
      <w:tblGrid>
        <w:gridCol w:w="482"/>
        <w:gridCol w:w="7212"/>
        <w:gridCol w:w="1882"/>
      </w:tblGrid>
      <w:tr w:rsidR="00387B61" w14:paraId="578E5D81" w14:textId="77777777" w:rsidTr="00387B61">
        <w:trPr>
          <w:cnfStyle w:val="100000000000" w:firstRow="1" w:lastRow="0" w:firstColumn="0" w:lastColumn="0" w:oddVBand="0" w:evenVBand="0" w:oddHBand="0" w:evenHBand="0" w:firstRowFirstColumn="0" w:firstRowLastColumn="0" w:lastRowFirstColumn="0" w:lastRowLastColumn="0"/>
          <w:tblHeader/>
        </w:trPr>
        <w:tc>
          <w:tcPr>
            <w:tcW w:w="0" w:type="auto"/>
          </w:tcPr>
          <w:p w14:paraId="3D6B50FF" w14:textId="77777777" w:rsidR="00387B61" w:rsidRDefault="00000000">
            <w:pPr>
              <w:pStyle w:val="Compact"/>
            </w:pPr>
            <w:r>
              <w:t>#</w:t>
            </w:r>
          </w:p>
        </w:tc>
        <w:tc>
          <w:tcPr>
            <w:tcW w:w="0" w:type="auto"/>
          </w:tcPr>
          <w:p w14:paraId="590F1E87" w14:textId="77777777" w:rsidR="00387B61" w:rsidRDefault="00000000">
            <w:pPr>
              <w:pStyle w:val="Compact"/>
            </w:pPr>
            <w:r>
              <w:t>Question</w:t>
            </w:r>
          </w:p>
        </w:tc>
        <w:tc>
          <w:tcPr>
            <w:tcW w:w="0" w:type="auto"/>
          </w:tcPr>
          <w:p w14:paraId="3412FD5B" w14:textId="77777777" w:rsidR="00387B61" w:rsidRDefault="00000000">
            <w:pPr>
              <w:pStyle w:val="Compact"/>
            </w:pPr>
            <w:r>
              <w:t>Decides</w:t>
            </w:r>
          </w:p>
        </w:tc>
      </w:tr>
      <w:tr w:rsidR="00387B61" w14:paraId="3FF6D025" w14:textId="77777777">
        <w:tc>
          <w:tcPr>
            <w:tcW w:w="0" w:type="auto"/>
          </w:tcPr>
          <w:p w14:paraId="0BA608B7" w14:textId="77777777" w:rsidR="00387B61" w:rsidRDefault="00000000">
            <w:pPr>
              <w:pStyle w:val="Compact"/>
            </w:pPr>
            <w:r>
              <w:lastRenderedPageBreak/>
              <w:t>1</w:t>
            </w:r>
          </w:p>
        </w:tc>
        <w:tc>
          <w:tcPr>
            <w:tcW w:w="0" w:type="auto"/>
          </w:tcPr>
          <w:p w14:paraId="3A678DA2" w14:textId="77777777" w:rsidR="00387B61" w:rsidRDefault="00000000">
            <w:pPr>
              <w:pStyle w:val="Compact"/>
            </w:pPr>
            <w:r>
              <w:t>Collect-first deals: must the sender → receiver mapping be pre-approved so an unannounced inbound is attributable? How is an inbound matching no sender handled?</w:t>
            </w:r>
          </w:p>
          <w:p w14:paraId="7BA908B4" w14:textId="462607C0" w:rsidR="00FE5248" w:rsidRDefault="00FE5248">
            <w:pPr>
              <w:pStyle w:val="Compact"/>
            </w:pPr>
            <w:r>
              <w:rPr>
                <w:highlight w:val="yellow"/>
              </w:rPr>
              <w:t xml:space="preserve">Answer – </w:t>
            </w:r>
            <w:r w:rsidRPr="00FE5248">
              <w:rPr>
                <w:highlight w:val="yellow"/>
              </w:rPr>
              <w:t>Yes</w:t>
            </w:r>
            <w:r>
              <w:rPr>
                <w:highlight w:val="yellow"/>
              </w:rPr>
              <w:t>,</w:t>
            </w:r>
            <w:r w:rsidRPr="00FE5248">
              <w:rPr>
                <w:highlight w:val="yellow"/>
              </w:rPr>
              <w:t xml:space="preserve"> sender-receiver mapping should be done in configuration. So</w:t>
            </w:r>
            <w:r>
              <w:rPr>
                <w:highlight w:val="yellow"/>
              </w:rPr>
              <w:t>,</w:t>
            </w:r>
            <w:r w:rsidRPr="00FE5248">
              <w:rPr>
                <w:highlight w:val="yellow"/>
              </w:rPr>
              <w:t xml:space="preserve"> when the transaction is created, sender is picked from a list.</w:t>
            </w:r>
          </w:p>
        </w:tc>
        <w:tc>
          <w:tcPr>
            <w:tcW w:w="0" w:type="auto"/>
          </w:tcPr>
          <w:p w14:paraId="1EBFD263" w14:textId="77777777" w:rsidR="00387B61" w:rsidRDefault="00000000">
            <w:pPr>
              <w:pStyle w:val="Compact"/>
            </w:pPr>
            <w:r>
              <w:t>Collect-first entry rules</w:t>
            </w:r>
          </w:p>
        </w:tc>
      </w:tr>
      <w:tr w:rsidR="00387B61" w14:paraId="42E74096" w14:textId="77777777">
        <w:tc>
          <w:tcPr>
            <w:tcW w:w="0" w:type="auto"/>
          </w:tcPr>
          <w:p w14:paraId="7A9BED69" w14:textId="77777777" w:rsidR="00387B61" w:rsidRDefault="00000000">
            <w:pPr>
              <w:pStyle w:val="Compact"/>
            </w:pPr>
            <w:r>
              <w:t>2</w:t>
            </w:r>
          </w:p>
        </w:tc>
        <w:tc>
          <w:tcPr>
            <w:tcW w:w="0" w:type="auto"/>
          </w:tcPr>
          <w:p w14:paraId="27DEFDAE" w14:textId="77777777" w:rsidR="00387B61" w:rsidRDefault="00000000">
            <w:pPr>
              <w:pStyle w:val="Compact"/>
            </w:pPr>
            <w:r>
              <w:t>Full withholding-eligibility criteria on rerouted deals beyond route/partner/sender risk</w:t>
            </w:r>
          </w:p>
          <w:p w14:paraId="4AEFCA68" w14:textId="4FAEE7DA" w:rsidR="00FE5248" w:rsidRDefault="00FE5248">
            <w:pPr>
              <w:pStyle w:val="Compact"/>
            </w:pPr>
            <w:r>
              <w:rPr>
                <w:highlight w:val="yellow"/>
              </w:rPr>
              <w:t xml:space="preserve">Answer </w:t>
            </w:r>
            <w:r w:rsidR="00FD5596">
              <w:rPr>
                <w:highlight w:val="yellow"/>
              </w:rPr>
              <w:t>– needs clarification.</w:t>
            </w:r>
            <w:r>
              <w:rPr>
                <w:highlight w:val="yellow"/>
              </w:rPr>
              <w:t xml:space="preserve"> </w:t>
            </w:r>
            <w:r w:rsidRPr="00FE5248">
              <w:rPr>
                <w:highlight w:val="yellow"/>
              </w:rPr>
              <w:t>To be discussed</w:t>
            </w:r>
          </w:p>
          <w:p>
            <w:pPr>
              <w:pStyle w:val="Compact"/>
              <w:rPr>
                <w:ins w:id="9510" w:author="New XP · ERD review" w:date="2026-10-07T18:00:00Z"/>
              </w:rPr>
            </w:pPr>
            <w:ins w:id="9511" w:author="New XP · ERD review" w:date="2026-10-07T18:00:00Z">
              <w:r>
                <w:rPr>
                  <w:b/>
                  <w:bCs/>
                </w:rPr>
                <w:t xml:space="preserve">Review (7 October 2026) – </w:t>
              </w:r>
              <w:r>
                <w:t xml:space="preserve">NPL’s cut is always captured at conversion, so it is never at risk from a return or a forward; if forwarding happens before conversion, whichever partner converts captures it. The withholding question therefore dissolves; a reroute forwards the full amount or forwards and recovers dues.</w:t>
              </w:r>
            </w:ins>
          </w:p>
        </w:tc>
        <w:tc>
          <w:tcPr>
            <w:tcW w:w="0" w:type="auto"/>
          </w:tcPr>
          <w:p w14:paraId="6C34DBF5" w14:textId="77777777" w:rsidR="00387B61" w:rsidRDefault="00000000">
            <w:pPr>
              <w:pStyle w:val="Compact"/>
            </w:pPr>
            <w:r>
              <w:t>Forwarding rules</w:t>
            </w:r>
          </w:p>
        </w:tc>
      </w:tr>
      <w:tr w:rsidR="00387B61" w14:paraId="3464DA4B" w14:textId="77777777">
        <w:tc>
          <w:tcPr>
            <w:tcW w:w="0" w:type="auto"/>
          </w:tcPr>
          <w:p w14:paraId="3CA59AA0" w14:textId="77777777" w:rsidR="00387B61" w:rsidRDefault="00000000">
            <w:pPr>
              <w:pStyle w:val="Compact"/>
            </w:pPr>
            <w:r>
              <w:t>3</w:t>
            </w:r>
          </w:p>
        </w:tc>
        <w:tc>
          <w:tcPr>
            <w:tcW w:w="0" w:type="auto"/>
          </w:tcPr>
          <w:p w14:paraId="585BFF89" w14:textId="77777777" w:rsidR="00387B61" w:rsidRDefault="00000000">
            <w:pPr>
              <w:pStyle w:val="Compact"/>
            </w:pPr>
            <w:r>
              <w:t xml:space="preserve">Does rerouting ever occur </w:t>
            </w:r>
            <w:r>
              <w:rPr>
                <w:b/>
                <w:bCs/>
              </w:rPr>
              <w:t>after</w:t>
            </w:r>
            <w:r>
              <w:t xml:space="preserve"> the sender has paid the original partner (funds stuck)? If so: partner-to-partner transfer, offset, or refund-and-requote?</w:t>
            </w:r>
          </w:p>
          <w:p w14:paraId="3829C7B0" w14:textId="22AA35A2" w:rsidR="00FE5248" w:rsidRDefault="00FE5248">
            <w:pPr>
              <w:pStyle w:val="Compact"/>
            </w:pPr>
            <w:r>
              <w:rPr>
                <w:highlight w:val="yellow"/>
              </w:rPr>
              <w:t xml:space="preserve">Answer - </w:t>
            </w:r>
            <w:r w:rsidRPr="00FE5248">
              <w:rPr>
                <w:highlight w:val="yellow"/>
              </w:rPr>
              <w:t>Partner can send the funds to NPL (and NPL decides where to send) OR partner can refund to sender.</w:t>
            </w:r>
          </w:p>
        </w:tc>
        <w:tc>
          <w:tcPr>
            <w:tcW w:w="0" w:type="auto"/>
          </w:tcPr>
          <w:p w14:paraId="35DE836E" w14:textId="77777777" w:rsidR="00387B61" w:rsidRDefault="00000000">
            <w:pPr>
              <w:pStyle w:val="Compact"/>
            </w:pPr>
            <w:r>
              <w:t>Reroute phases, ledger transfer pattern</w:t>
            </w:r>
          </w:p>
        </w:tc>
      </w:tr>
      <w:tr w:rsidR="00387B61" w14:paraId="54F050EB" w14:textId="77777777">
        <w:tc>
          <w:tcPr>
            <w:tcW w:w="0" w:type="auto"/>
          </w:tcPr>
          <w:p w14:paraId="1C174617" w14:textId="77777777" w:rsidR="00387B61" w:rsidRDefault="00000000">
            <w:pPr>
              <w:pStyle w:val="Compact"/>
            </w:pPr>
            <w:r>
              <w:t>4</w:t>
            </w:r>
          </w:p>
        </w:tc>
        <w:tc>
          <w:tcPr>
            <w:tcW w:w="0" w:type="auto"/>
          </w:tcPr>
          <w:p w14:paraId="57A03128" w14:textId="77777777" w:rsidR="00387B61" w:rsidRDefault="00000000">
            <w:pPr>
              <w:pStyle w:val="Compact"/>
            </w:pPr>
            <w:r>
              <w:t>Can receiving entities carry constraints (currency, rail) that narrow the choice at settlement and the offset substitution?</w:t>
            </w:r>
          </w:p>
          <w:p w14:paraId="43E8A7D6" w14:textId="63DD8FBD" w:rsidR="00FE5248" w:rsidRDefault="00FE5248">
            <w:pPr>
              <w:pStyle w:val="Compact"/>
            </w:pPr>
            <w:r>
              <w:rPr>
                <w:highlight w:val="yellow"/>
              </w:rPr>
              <w:t xml:space="preserve">Answer - </w:t>
            </w:r>
            <w:r w:rsidRPr="00FE5248">
              <w:rPr>
                <w:highlight w:val="yellow"/>
              </w:rPr>
              <w:t>The receiving entities would have specific bank accounts that would have currency &amp; rail restriction – for e.g. receiving entity X has 2 bank accounts – one for EUR (via SWIFT) and one for EUR (via SEPA)</w:t>
            </w:r>
          </w:p>
        </w:tc>
        <w:tc>
          <w:tcPr>
            <w:tcW w:w="0" w:type="auto"/>
          </w:tcPr>
          <w:p w14:paraId="4F7BA185" w14:textId="77777777" w:rsidR="00387B61" w:rsidRDefault="00000000">
            <w:pPr>
              <w:pStyle w:val="Compact"/>
            </w:pPr>
            <w:r>
              <w:t>Settlement eligibility</w:t>
            </w:r>
          </w:p>
        </w:tc>
      </w:tr>
      <w:tr w:rsidR="00387B61" w14:paraId="2DF3F15D" w14:textId="77777777">
        <w:tc>
          <w:tcPr>
            <w:tcW w:w="0" w:type="auto"/>
          </w:tcPr>
          <w:p w14:paraId="225D2CE7" w14:textId="77777777" w:rsidR="00387B61" w:rsidRDefault="00000000">
            <w:pPr>
              <w:pStyle w:val="Compact"/>
            </w:pPr>
            <w:r>
              <w:t>5</w:t>
            </w:r>
          </w:p>
        </w:tc>
        <w:tc>
          <w:tcPr>
            <w:tcW w:w="0" w:type="auto"/>
          </w:tcPr>
          <w:p w14:paraId="18D24EBD" w14:textId="77777777" w:rsidR="00387B61" w:rsidRDefault="00000000">
            <w:pPr>
              <w:pStyle w:val="Compact"/>
            </w:pPr>
            <w:r>
              <w:t>Any project needing deliberate partial disbursement or reserves (exception to disburse-to-zero)?</w:t>
            </w:r>
          </w:p>
          <w:p w14:paraId="6B90521D" w14:textId="5857674E" w:rsidR="00B265E2" w:rsidRDefault="00B265E2">
            <w:pPr>
              <w:pStyle w:val="Compact"/>
            </w:pPr>
            <w:r>
              <w:rPr>
                <w:highlight w:val="yellow"/>
              </w:rPr>
              <w:t xml:space="preserve">Answer – </w:t>
            </w:r>
            <w:r w:rsidR="00FD5596">
              <w:rPr>
                <w:highlight w:val="yellow"/>
              </w:rPr>
              <w:t>Yes possible. In some project the client’s funds are going to sit until they are ready to rece</w:t>
            </w:r>
            <w:r w:rsidR="00FD5596" w:rsidRPr="00FD5596">
              <w:rPr>
                <w:highlight w:val="yellow"/>
              </w:rPr>
              <w:t>ive it. There should still be a threshold of how much risk exposure NPL wants to take (the balance sitting with the partner is a risk NPL carries, so the threshold will be based on the appetite and needs to be customized/revised as needed)</w:t>
            </w:r>
            <w:r w:rsidR="00FD5596">
              <w:t>.</w:t>
            </w:r>
          </w:p>
        </w:tc>
        <w:tc>
          <w:tcPr>
            <w:tcW w:w="0" w:type="auto"/>
          </w:tcPr>
          <w:p w14:paraId="1AAB0538" w14:textId="77777777" w:rsidR="00387B61" w:rsidRDefault="00000000">
            <w:pPr>
              <w:pStyle w:val="Compact"/>
            </w:pPr>
            <w:r>
              <w:t>Settlement policy</w:t>
            </w:r>
          </w:p>
        </w:tc>
      </w:tr>
      <w:tr w:rsidR="00387B61" w14:paraId="6E01DF36" w14:textId="77777777">
        <w:tc>
          <w:tcPr>
            <w:tcW w:w="0" w:type="auto"/>
          </w:tcPr>
          <w:p w14:paraId="027F4339" w14:textId="77777777" w:rsidR="00387B61" w:rsidRDefault="00000000">
            <w:pPr>
              <w:pStyle w:val="Compact"/>
            </w:pPr>
            <w:r>
              <w:t>6</w:t>
            </w:r>
          </w:p>
        </w:tc>
        <w:tc>
          <w:tcPr>
            <w:tcW w:w="0" w:type="auto"/>
          </w:tcPr>
          <w:p w14:paraId="54191189" w14:textId="77777777" w:rsidR="00387B61" w:rsidRDefault="00000000">
            <w:pPr>
              <w:pStyle w:val="Compact"/>
            </w:pPr>
            <w:r>
              <w:t>Receiver-side fee applied before disbursement in every project, or post-confirmation in some?</w:t>
            </w:r>
          </w:p>
          <w:p w14:paraId="67428B4A" w14:textId="75363FCA" w:rsidR="00FD5596" w:rsidRDefault="00FD5596">
            <w:pPr>
              <w:pStyle w:val="Compact"/>
            </w:pPr>
            <w:r>
              <w:rPr>
                <w:highlight w:val="yellow"/>
              </w:rPr>
              <w:t>Answer – Receiver side fee should be applied at the time of conversion (the balance will otherwise be incorrect).</w:t>
            </w:r>
          </w:p>
        </w:tc>
        <w:tc>
          <w:tcPr>
            <w:tcW w:w="0" w:type="auto"/>
          </w:tcPr>
          <w:p w14:paraId="7EE68ED1" w14:textId="77777777" w:rsidR="00387B61" w:rsidRDefault="00000000">
            <w:pPr>
              <w:pStyle w:val="Compact"/>
            </w:pPr>
            <w:r>
              <w:t>Fee timing switch</w:t>
            </w:r>
          </w:p>
        </w:tc>
      </w:tr>
      <w:tr w:rsidR="00387B61" w14:paraId="3A6A659F" w14:textId="77777777">
        <w:tc>
          <w:tcPr>
            <w:tcW w:w="0" w:type="auto"/>
          </w:tcPr>
          <w:p w14:paraId="58DCFB0C" w14:textId="77777777" w:rsidR="00387B61" w:rsidRDefault="00000000">
            <w:pPr>
              <w:pStyle w:val="Compact"/>
            </w:pPr>
            <w:r>
              <w:t>7</w:t>
            </w:r>
          </w:p>
        </w:tc>
        <w:tc>
          <w:tcPr>
            <w:tcW w:w="0" w:type="auto"/>
          </w:tcPr>
          <w:p w14:paraId="79DAE3C1" w14:textId="77777777" w:rsidR="00387B61" w:rsidRDefault="00000000">
            <w:pPr>
              <w:pStyle w:val="Compact"/>
            </w:pPr>
            <w:r>
              <w:t>Network-fee policy on refunds: absorbed or deducted with sender consent?</w:t>
            </w:r>
          </w:p>
          <w:p w14:paraId="3097F2DF" w14:textId="259DA6EF" w:rsidR="00FD5596" w:rsidRDefault="00FD5596">
            <w:pPr>
              <w:pStyle w:val="Compact"/>
            </w:pPr>
            <w:r>
              <w:rPr>
                <w:highlight w:val="yellow"/>
              </w:rPr>
              <w:t>Answer – This will be set at a project level and may need revision/override (for specific transactions – e.g. 99% transactions had minimal fee which the client absorbed and didn’t ask it to be paid but on one transaction the fee was 100 USD so the client asked for it to be paid back in the next settlement).</w:t>
            </w:r>
          </w:p>
        </w:tc>
        <w:tc>
          <w:tcPr>
            <w:tcW w:w="0" w:type="auto"/>
          </w:tcPr>
          <w:p w14:paraId="504D23FC" w14:textId="77777777" w:rsidR="00387B61" w:rsidRDefault="00000000">
            <w:pPr>
              <w:pStyle w:val="Compact"/>
            </w:pPr>
            <w:r>
              <w:t>Void handling</w:t>
            </w:r>
          </w:p>
        </w:tc>
      </w:tr>
      <w:tr w:rsidR="00387B61" w14:paraId="13788765" w14:textId="77777777">
        <w:tc>
          <w:tcPr>
            <w:tcW w:w="0" w:type="auto"/>
          </w:tcPr>
          <w:p w14:paraId="1EC94DE5" w14:textId="77777777" w:rsidR="00387B61" w:rsidRDefault="00000000">
            <w:pPr>
              <w:pStyle w:val="Compact"/>
            </w:pPr>
            <w:r>
              <w:t>8</w:t>
            </w:r>
          </w:p>
        </w:tc>
        <w:tc>
          <w:tcPr>
            <w:tcW w:w="0" w:type="auto"/>
          </w:tcPr>
          <w:p w14:paraId="76635D1B" w14:textId="77777777" w:rsidR="00387B61" w:rsidRDefault="00000000">
            <w:pPr>
              <w:pStyle w:val="Compact"/>
            </w:pPr>
            <w:r>
              <w:t xml:space="preserve">Rounding rule on whole-unit conversion: accept sub-unit shortfalls to the shortfall ledger (FRS </w:t>
            </w:r>
            <w:proofErr w:type="spellStart"/>
            <w:r>
              <w:t>behaviour</w:t>
            </w:r>
            <w:proofErr w:type="spellEnd"/>
            <w:r>
              <w:t>) or never under-deliver?</w:t>
            </w:r>
          </w:p>
          <w:p w14:paraId="2BBE0875" w14:textId="4670FC82" w:rsidR="00FD5596" w:rsidRDefault="00FD5596">
            <w:pPr>
              <w:pStyle w:val="Compact"/>
            </w:pPr>
            <w:r>
              <w:rPr>
                <w:highlight w:val="yellow"/>
              </w:rPr>
              <w:lastRenderedPageBreak/>
              <w:t>Answer – needs clarification. To be discussed.</w:t>
            </w:r>
          </w:p>
          <w:p>
            <w:pPr>
              <w:pStyle w:val="Compact"/>
              <w:rPr>
                <w:ins w:id="9512" w:author="New XP · ERD review" w:date="2026-10-07T18:00:00Z"/>
              </w:rPr>
            </w:pPr>
            <w:ins w:id="9513" w:author="New XP · ERD review" w:date="2026-10-07T18:00:00Z">
              <w:r>
                <w:rPr>
                  <w:b/>
                  <w:bCs/>
                </w:rPr>
                <w:t xml:space="preserve">Review (7 October 2026) – </w:t>
              </w:r>
              <w:r>
                <w:t xml:space="preserve">Fractions are dropped to whole units at conversion, per transaction (30.152 → 30). The dropped fraction stays client money, is carried in the balance and paid out when accumulated dust reaches a whole unit. Cash collections round to the nearest 100 / 500 / 1000 units by currency.</w:t>
              </w:r>
            </w:ins>
          </w:p>
        </w:tc>
        <w:tc>
          <w:tcPr>
            <w:tcW w:w="0" w:type="auto"/>
          </w:tcPr>
          <w:p w14:paraId="3457482C" w14:textId="77777777" w:rsidR="00387B61" w:rsidRDefault="00000000">
            <w:pPr>
              <w:pStyle w:val="Compact"/>
            </w:pPr>
            <w:r>
              <w:lastRenderedPageBreak/>
              <w:t>Calculation spec</w:t>
            </w:r>
          </w:p>
        </w:tc>
      </w:tr>
      <w:tr w:rsidR="00387B61" w14:paraId="18FED430" w14:textId="77777777">
        <w:tc>
          <w:tcPr>
            <w:tcW w:w="0" w:type="auto"/>
          </w:tcPr>
          <w:p w14:paraId="11EEE524" w14:textId="77777777" w:rsidR="00387B61" w:rsidRDefault="00000000">
            <w:pPr>
              <w:pStyle w:val="Compact"/>
            </w:pPr>
            <w:r>
              <w:t>9</w:t>
            </w:r>
          </w:p>
        </w:tc>
        <w:tc>
          <w:tcPr>
            <w:tcW w:w="0" w:type="auto"/>
          </w:tcPr>
          <w:p w14:paraId="47D7880F" w14:textId="77777777" w:rsidR="00387B61" w:rsidRDefault="00000000">
            <w:pPr>
              <w:pStyle w:val="Compact"/>
            </w:pPr>
            <w:r>
              <w:t>FRS figure reconciliation: collection comms 1,208 vs 1,225; Mode 1 example 258,875 vs 300,000</w:t>
            </w:r>
          </w:p>
          <w:p w14:paraId="14D95971" w14:textId="3F272CB3" w:rsidR="00FD5596" w:rsidRDefault="00FD5596">
            <w:pPr>
              <w:pStyle w:val="Compact"/>
            </w:pPr>
            <w:r>
              <w:rPr>
                <w:highlight w:val="yellow"/>
              </w:rPr>
              <w:t>Answer – needs clarification. To be discussed.</w:t>
            </w:r>
          </w:p>
        </w:tc>
        <w:tc>
          <w:tcPr>
            <w:tcW w:w="0" w:type="auto"/>
          </w:tcPr>
          <w:p w14:paraId="714902D7" w14:textId="77777777" w:rsidR="00387B61" w:rsidRDefault="00000000">
            <w:pPr>
              <w:pStyle w:val="Compact"/>
            </w:pPr>
            <w:r>
              <w:t>Golden cases</w:t>
            </w:r>
          </w:p>
        </w:tc>
      </w:tr>
      <w:tr w:rsidR="00387B61" w14:paraId="10101F11" w14:textId="77777777">
        <w:tc>
          <w:tcPr>
            <w:tcW w:w="0" w:type="auto"/>
          </w:tcPr>
          <w:p w14:paraId="031F0670" w14:textId="77777777" w:rsidR="00387B61" w:rsidRDefault="00000000">
            <w:pPr>
              <w:pStyle w:val="Compact"/>
            </w:pPr>
            <w:r>
              <w:t>10</w:t>
            </w:r>
          </w:p>
        </w:tc>
        <w:tc>
          <w:tcPr>
            <w:tcW w:w="0" w:type="auto"/>
          </w:tcPr>
          <w:p w14:paraId="31CD3947" w14:textId="77777777" w:rsidR="00387B61" w:rsidRDefault="00000000">
            <w:pPr>
              <w:pStyle w:val="Compact"/>
            </w:pPr>
            <w:r>
              <w:t>AQN-LT-Sub: “settled by offset against transactions outside the system” — booking treatment still undefined</w:t>
            </w:r>
          </w:p>
          <w:p w14:paraId="5846B7B9" w14:textId="2C940BD1" w:rsidR="00FD5596" w:rsidRDefault="00FD5596">
            <w:pPr>
              <w:pStyle w:val="Compact"/>
            </w:pPr>
            <w:r>
              <w:rPr>
                <w:highlight w:val="yellow"/>
              </w:rPr>
              <w:t>Answer – This is NPL’s wallet</w:t>
            </w:r>
            <w:r w:rsidR="00F60E70">
              <w:rPr>
                <w:highlight w:val="yellow"/>
              </w:rPr>
              <w:t xml:space="preserve"> (pass-through scenarios either at collection or on settlement side)</w:t>
            </w:r>
            <w:r>
              <w:rPr>
                <w:highlight w:val="yellow"/>
              </w:rPr>
              <w:t>, explained in the document</w:t>
            </w:r>
            <w:r w:rsidR="00F60E70">
              <w:rPr>
                <w:highlight w:val="yellow"/>
              </w:rPr>
              <w:t xml:space="preserve">. For reference AQN is </w:t>
            </w:r>
            <w:proofErr w:type="spellStart"/>
            <w:r w:rsidR="00F60E70">
              <w:rPr>
                <w:highlight w:val="yellow"/>
              </w:rPr>
              <w:t>Aquanow</w:t>
            </w:r>
            <w:proofErr w:type="spellEnd"/>
            <w:r w:rsidR="00F60E70">
              <w:rPr>
                <w:highlight w:val="yellow"/>
              </w:rPr>
              <w:t xml:space="preserve"> which is a crypto exchange. LT Sub is just the name of the account used for NPL’s remittance operations</w:t>
            </w:r>
            <w:r>
              <w:rPr>
                <w:highlight w:val="yellow"/>
              </w:rPr>
              <w:t>.</w:t>
            </w:r>
          </w:p>
        </w:tc>
        <w:tc>
          <w:tcPr>
            <w:tcW w:w="0" w:type="auto"/>
          </w:tcPr>
          <w:p w14:paraId="2C032787" w14:textId="77777777" w:rsidR="00387B61" w:rsidRDefault="00000000">
            <w:pPr>
              <w:pStyle w:val="Compact"/>
            </w:pPr>
            <w:r>
              <w:t>Ledger pattern</w:t>
            </w:r>
          </w:p>
        </w:tc>
      </w:tr>
      <w:tr w:rsidR="00387B61" w14:paraId="0D5BE897" w14:textId="77777777">
        <w:tc>
          <w:tcPr>
            <w:tcW w:w="0" w:type="auto"/>
          </w:tcPr>
          <w:p w14:paraId="55848B6B" w14:textId="77777777" w:rsidR="00387B61" w:rsidRDefault="00000000">
            <w:pPr>
              <w:pStyle w:val="Compact"/>
            </w:pPr>
            <w:r>
              <w:t>11</w:t>
            </w:r>
          </w:p>
        </w:tc>
        <w:tc>
          <w:tcPr>
            <w:tcW w:w="0" w:type="auto"/>
          </w:tcPr>
          <w:p w14:paraId="5F1570A3" w14:textId="77777777" w:rsidR="00387B61" w:rsidRDefault="00000000">
            <w:pPr>
              <w:pStyle w:val="Compact"/>
            </w:pPr>
            <w:r>
              <w:t>Reference workbooks for each project archetype beyond the FRS project</w:t>
            </w:r>
            <w:r w:rsidR="00FD5596">
              <w:t>.</w:t>
            </w:r>
          </w:p>
          <w:p w14:paraId="58E56335" w14:textId="008E563D" w:rsidR="00F60E70" w:rsidRDefault="00F60E70">
            <w:pPr>
              <w:pStyle w:val="Compact"/>
            </w:pPr>
            <w:r>
              <w:rPr>
                <w:highlight w:val="yellow"/>
              </w:rPr>
              <w:t>Answer – will be added soon.</w:t>
            </w:r>
          </w:p>
        </w:tc>
        <w:tc>
          <w:tcPr>
            <w:tcW w:w="0" w:type="auto"/>
          </w:tcPr>
          <w:p w14:paraId="731BD233" w14:textId="77777777" w:rsidR="00387B61" w:rsidRDefault="00000000">
            <w:pPr>
              <w:pStyle w:val="Compact"/>
            </w:pPr>
            <w:r>
              <w:t>Calculation acceptance</w:t>
            </w:r>
          </w:p>
        </w:tc>
      </w:tr>
      <w:tr w:rsidR="00387B61" w14:paraId="2616C650" w14:textId="77777777">
        <w:tc>
          <w:tcPr>
            <w:tcW w:w="0" w:type="auto"/>
          </w:tcPr>
          <w:p w14:paraId="19F6984A" w14:textId="77777777" w:rsidR="00387B61" w:rsidRDefault="00000000">
            <w:pPr>
              <w:pStyle w:val="Compact"/>
            </w:pPr>
            <w:r>
              <w:t>12</w:t>
            </w:r>
          </w:p>
        </w:tc>
        <w:tc>
          <w:tcPr>
            <w:tcW w:w="0" w:type="auto"/>
          </w:tcPr>
          <w:p w14:paraId="5EB3E618" w14:textId="77777777" w:rsidR="00387B61" w:rsidRDefault="00000000">
            <w:pPr>
              <w:pStyle w:val="Compact"/>
            </w:pPr>
            <w:r>
              <w:t>FRS principles P1 (no custody) and P3 (partner books never mix) vs rerouting and multi-partner routes — amend the FRS or restrict Phase 1 scope</w:t>
            </w:r>
          </w:p>
          <w:p w14:paraId="243D0189" w14:textId="6BB8458E" w:rsidR="00F60E70" w:rsidRDefault="00F60E70">
            <w:pPr>
              <w:pStyle w:val="Compact"/>
            </w:pPr>
            <w:r>
              <w:rPr>
                <w:highlight w:val="yellow"/>
              </w:rPr>
              <w:t>Answer – Please check the additional explanations added in the document. Ask again if there is still any confusion.</w:t>
            </w:r>
          </w:p>
        </w:tc>
        <w:tc>
          <w:tcPr>
            <w:tcW w:w="0" w:type="auto"/>
          </w:tcPr>
          <w:p w14:paraId="5370B684" w14:textId="77777777" w:rsidR="00387B61" w:rsidRDefault="00000000">
            <w:pPr>
              <w:pStyle w:val="Compact"/>
            </w:pPr>
            <w:r>
              <w:t>Scope</w:t>
            </w:r>
          </w:p>
        </w:tc>
      </w:tr>
      <w:tr w:rsidR="00387B61" w14:paraId="079AC189" w14:textId="77777777">
        <w:tc>
          <w:tcPr>
            <w:tcW w:w="0" w:type="auto"/>
          </w:tcPr>
          <w:p w14:paraId="52C2B52A" w14:textId="77777777" w:rsidR="00387B61" w:rsidRDefault="00000000">
            <w:pPr>
              <w:pStyle w:val="Compact"/>
            </w:pPr>
            <w:r>
              <w:t>13</w:t>
            </w:r>
          </w:p>
        </w:tc>
        <w:tc>
          <w:tcPr>
            <w:tcW w:w="0" w:type="auto"/>
          </w:tcPr>
          <w:p w14:paraId="25DF3988" w14:textId="77777777" w:rsidR="00387B61" w:rsidRDefault="00000000">
            <w:pPr>
              <w:pStyle w:val="Compact"/>
            </w:pPr>
            <w:r>
              <w:t>Advance funding source (own wallet vs company funds at the partner)</w:t>
            </w:r>
          </w:p>
          <w:p w14:paraId="12ACFEC0" w14:textId="618D9738" w:rsidR="00F60E70" w:rsidRDefault="00F60E70">
            <w:pPr>
              <w:pStyle w:val="Compact"/>
            </w:pPr>
            <w:r>
              <w:rPr>
                <w:highlight w:val="yellow"/>
              </w:rPr>
              <w:t>Answer – need clarification. To be discussed.</w:t>
            </w:r>
          </w:p>
          <w:p>
            <w:pPr>
              <w:pStyle w:val="Compact"/>
              <w:rPr>
                <w:ins w:id="9514" w:author="New XP · ERD review" w:date="2026-10-07T18:00:00Z"/>
              </w:rPr>
            </w:pPr>
            <w:ins w:id="9515" w:author="New XP · ERD review" w:date="2026-10-07T18:00:00Z">
              <w:r>
                <w:rPr>
                  <w:b/>
                  <w:bCs/>
                </w:rPr>
                <w:t xml:space="preserve">Review (7 October 2026) – </w:t>
              </w:r>
              <w:r>
                <w:t xml:space="preserve">Never. NPL does not pay a receiver before the client’s money has arrived; no advance account or posting pattern exists.</w:t>
              </w:r>
            </w:ins>
          </w:p>
        </w:tc>
        <w:tc>
          <w:tcPr>
            <w:tcW w:w="0" w:type="auto"/>
          </w:tcPr>
          <w:p w14:paraId="11B5D435" w14:textId="77777777" w:rsidR="00387B61" w:rsidRDefault="00000000">
            <w:pPr>
              <w:pStyle w:val="Compact"/>
            </w:pPr>
            <w:r>
              <w:t>Chart of accounts</w:t>
            </w:r>
          </w:p>
        </w:tc>
      </w:tr>
      <w:tr>
        <w:trPr>
          <w:ins w:id="9522" w:author="New XP · ERD review" w:date="2026-10-07T18:00:00Z"/>
        </w:trPr>
        <w:tc>
          <w:tcPr>
            <w:tcW w:w="0" w:type="auto"/>
          </w:tcPr>
          <w:p>
            <w:pPr>
              <w:pStyle w:val="Compact"/>
              <w:rPr>
                <w:ins w:id="9516" w:author="New XP · ERD review" w:date="2026-10-07T18:00:00Z"/>
              </w:rPr>
            </w:pPr>
            <w:ins w:id="9517" w:author="New XP · ERD review" w:date="2026-10-07T18:00:00Z">
              <w:r>
                <w:t xml:space="preserve">14</w:t>
              </w:r>
            </w:ins>
          </w:p>
        </w:tc>
        <w:tc>
          <w:tcPr>
            <w:tcW w:w="0" w:type="auto"/>
          </w:tcPr>
          <w:p>
            <w:pPr>
              <w:pStyle w:val="Compact"/>
              <w:rPr>
                <w:ins w:id="9518" w:author="New XP · ERD review" w:date="2026-10-07T18:00:00Z"/>
              </w:rPr>
            </w:pPr>
            <w:ins w:id="9519" w:author="New XP · ERD review" w:date="2026-10-07T18:00:00Z">
              <w:r>
                <w:t xml:space="preserve">Recover dues on a reroute: does NPL net what a partner owes it against funds about to be forwarded? Review – Yes, within the outstanding receivable, with the partner’s agreement recorded and Management approval.</w:t>
              </w:r>
            </w:ins>
          </w:p>
        </w:tc>
        <w:tc>
          <w:tcPr>
            <w:tcW w:w="0" w:type="auto"/>
          </w:tcPr>
          <w:p>
            <w:pPr>
              <w:pStyle w:val="Compact"/>
              <w:rPr>
                <w:ins w:id="9520" w:author="New XP · ERD review" w:date="2026-10-07T18:00:00Z"/>
              </w:rPr>
            </w:pPr>
            <w:ins w:id="9521" w:author="New XP · ERD review" w:date="2026-10-07T18:00:00Z">
              <w:r>
                <w:t xml:space="preserve">Reroute, ledger pattern</w:t>
              </w:r>
            </w:ins>
          </w:p>
        </w:tc>
      </w:tr>
      <w:tr>
        <w:trPr>
          <w:ins w:id="9529" w:author="New XP · ERD review" w:date="2026-10-07T18:00:00Z"/>
        </w:trPr>
        <w:tc>
          <w:tcPr>
            <w:tcW w:w="0" w:type="auto"/>
          </w:tcPr>
          <w:p>
            <w:pPr>
              <w:pStyle w:val="Compact"/>
              <w:rPr>
                <w:ins w:id="9523" w:author="New XP · ERD review" w:date="2026-10-07T18:00:00Z"/>
              </w:rPr>
            </w:pPr>
            <w:ins w:id="9524" w:author="New XP · ERD review" w:date="2026-10-07T18:00:00Z">
              <w:r>
                <w:t xml:space="preserve">15</w:t>
              </w:r>
            </w:ins>
          </w:p>
        </w:tc>
        <w:tc>
          <w:tcPr>
            <w:tcW w:w="0" w:type="auto"/>
          </w:tcPr>
          <w:p>
            <w:pPr>
              <w:pStyle w:val="Compact"/>
              <w:rPr>
                <w:ins w:id="9525" w:author="New XP · ERD review" w:date="2026-10-07T18:00:00Z"/>
              </w:rPr>
            </w:pPr>
            <w:ins w:id="9526" w:author="New XP · ERD review" w:date="2026-10-07T18:00:00Z">
              <w:r>
                <w:t xml:space="preserve">Entitlement split when a client balance is converted to another currency. Review – The group the conversion serves (chosen split); any excess over that group’s entitlement is an approved offset.</w:t>
              </w:r>
            </w:ins>
          </w:p>
        </w:tc>
        <w:tc>
          <w:tcPr>
            <w:tcW w:w="0" w:type="auto"/>
          </w:tcPr>
          <w:p>
            <w:pPr>
              <w:pStyle w:val="Compact"/>
              <w:rPr>
                <w:ins w:id="9527" w:author="New XP · ERD review" w:date="2026-10-07T18:00:00Z"/>
              </w:rPr>
            </w:pPr>
            <w:ins w:id="9528" w:author="New XP · ERD review" w:date="2026-10-07T18:00:00Z">
              <w:r>
                <w:t xml:space="preserve">Balance conversion</w:t>
              </w:r>
            </w:ins>
          </w:p>
        </w:tc>
      </w:tr>
      <w:tr>
        <w:trPr>
          <w:ins w:id="9536" w:author="New XP · ERD review" w:date="2026-10-07T18:00:00Z"/>
        </w:trPr>
        <w:tc>
          <w:tcPr>
            <w:tcW w:w="0" w:type="auto"/>
          </w:tcPr>
          <w:p>
            <w:pPr>
              <w:pStyle w:val="Compact"/>
              <w:rPr>
                <w:ins w:id="9530" w:author="New XP · ERD review" w:date="2026-10-07T18:00:00Z"/>
              </w:rPr>
            </w:pPr>
            <w:ins w:id="9531" w:author="New XP · ERD review" w:date="2026-10-07T18:00:00Z">
              <w:r>
                <w:t xml:space="preserve">16</w:t>
              </w:r>
            </w:ins>
          </w:p>
        </w:tc>
        <w:tc>
          <w:tcPr>
            <w:tcW w:w="0" w:type="auto"/>
          </w:tcPr>
          <w:p>
            <w:pPr>
              <w:pStyle w:val="Compact"/>
              <w:rPr>
                <w:ins w:id="9532" w:author="New XP · ERD review" w:date="2026-10-07T18:00:00Z"/>
              </w:rPr>
            </w:pPr>
            <w:ins w:id="9533" w:author="New XP · ERD review" w:date="2026-10-07T18:00:00Z">
              <w:r>
                <w:t xml:space="preserve">Refund to a third party at the sender’s request. Review – Allowed by exception only: Management approval with a reason, and the third party pre-registered as an approved receiver.</w:t>
              </w:r>
            </w:ins>
          </w:p>
        </w:tc>
        <w:tc>
          <w:tcPr>
            <w:tcW w:w="0" w:type="auto"/>
          </w:tcPr>
          <w:p>
            <w:pPr>
              <w:pStyle w:val="Compact"/>
              <w:rPr>
                <w:ins w:id="9534" w:author="New XP · ERD review" w:date="2026-10-07T18:00:00Z"/>
              </w:rPr>
            </w:pPr>
            <w:ins w:id="9535" w:author="New XP · ERD review" w:date="2026-10-07T18:00:00Z">
              <w:r>
                <w:t xml:space="preserve">Return-leg destination</w:t>
              </w:r>
            </w:ins>
          </w:p>
        </w:tc>
      </w:tr>
      <w:tr>
        <w:trPr>
          <w:ins w:id="9543" w:author="New XP · ERD review" w:date="2026-10-07T18:00:00Z"/>
        </w:trPr>
        <w:tc>
          <w:tcPr>
            <w:tcW w:w="0" w:type="auto"/>
          </w:tcPr>
          <w:p>
            <w:pPr>
              <w:pStyle w:val="Compact"/>
              <w:rPr>
                <w:ins w:id="9537" w:author="New XP · ERD review" w:date="2026-10-07T18:00:00Z"/>
              </w:rPr>
            </w:pPr>
            <w:ins w:id="9538" w:author="New XP · ERD review" w:date="2026-10-07T18:00:00Z">
              <w:r>
                <w:t xml:space="preserve">17</w:t>
              </w:r>
            </w:ins>
          </w:p>
        </w:tc>
        <w:tc>
          <w:tcPr>
            <w:tcW w:w="0" w:type="auto"/>
          </w:tcPr>
          <w:p>
            <w:pPr>
              <w:pStyle w:val="Compact"/>
              <w:rPr>
                <w:ins w:id="9539" w:author="New XP · ERD review" w:date="2026-10-07T18:00:00Z"/>
              </w:rPr>
            </w:pPr>
            <w:ins w:id="9540" w:author="New XP · ERD review" w:date="2026-10-07T18:00:00Z">
              <w:r>
                <w:t xml:space="preserve">Who bears the rate loss on a return leg when the markup is waived. Review – The client’s funds; NPL’s margin was captured at the first conversion and waiving markup only means no second cut.</w:t>
              </w:r>
            </w:ins>
          </w:p>
        </w:tc>
        <w:tc>
          <w:tcPr>
            <w:tcW w:w="0" w:type="auto"/>
          </w:tcPr>
          <w:p>
            <w:pPr>
              <w:pStyle w:val="Compact"/>
              <w:rPr>
                <w:ins w:id="9541" w:author="New XP · ERD review" w:date="2026-10-07T18:00:00Z"/>
              </w:rPr>
            </w:pPr>
            <w:ins w:id="9542" w:author="New XP · ERD review" w:date="2026-10-07T18:00:00Z">
              <w:r>
                <w:t xml:space="preserve">Return leg, calculation spec</w:t>
              </w:r>
            </w:ins>
          </w:p>
        </w:tc>
      </w:tr>
    </w:tbl>
    <w:p w14:paraId="56FF54CC" w14:textId="77777777" w:rsidR="00387B61" w:rsidRDefault="00000000">
      <w:pPr>
        <w:pStyle w:val="Heading1"/>
      </w:pPr>
      <w:bookmarkStart w:id="28" w:name="Xca46104eeecb3feb61223caf15c665d9c532f5d"/>
      <w:bookmarkEnd w:id="27"/>
      <w:r>
        <w:t>12 · What changed during the understanding journey</w:t>
      </w:r>
    </w:p>
    <w:p w14:paraId="1C650083" w14:textId="77777777" w:rsidR="00387B61" w:rsidRDefault="00000000">
      <w:pPr>
        <w:pStyle w:val="FirstParagraph"/>
      </w:pPr>
      <w:r>
        <w:t>So corrected assumptions cannot resurface: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88"/>
        <w:gridCol w:w="5688"/>
      </w:tblGrid>
      <w:tr w:rsidR="00387B61" w14:paraId="41C60028" w14:textId="77777777" w:rsidTr="00F60E7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9D1525E" w14:textId="77777777" w:rsidR="00387B61" w:rsidRPr="00F60E70" w:rsidRDefault="00000000">
            <w:pPr>
              <w:pStyle w:val="Compact"/>
              <w:rPr>
                <w:b/>
                <w:bCs/>
              </w:rPr>
            </w:pPr>
            <w:r w:rsidRPr="00F60E70">
              <w:rPr>
                <w:b/>
                <w:bCs/>
              </w:rPr>
              <w:t>Earlier assumption</w:t>
            </w:r>
          </w:p>
        </w:tc>
        <w:tc>
          <w:tcPr>
            <w:tcW w:w="0" w:type="auto"/>
            <w:tcBorders>
              <w:bottom w:val="none" w:sz="0" w:space="0" w:color="auto"/>
            </w:tcBorders>
          </w:tcPr>
          <w:p w14:paraId="1E51C381" w14:textId="77777777" w:rsidR="00387B61" w:rsidRPr="00F60E70" w:rsidRDefault="00000000">
            <w:pPr>
              <w:pStyle w:val="Compact"/>
              <w:rPr>
                <w:b/>
                <w:bCs/>
              </w:rPr>
            </w:pPr>
            <w:r w:rsidRPr="00F60E70">
              <w:rPr>
                <w:b/>
                <w:bCs/>
              </w:rPr>
              <w:t>Corrected to</w:t>
            </w:r>
          </w:p>
        </w:tc>
      </w:tr>
      <w:tr w:rsidR="00387B61" w14:paraId="02CCC91D" w14:textId="77777777" w:rsidTr="00F60E70">
        <w:tc>
          <w:tcPr>
            <w:tcW w:w="0" w:type="auto"/>
          </w:tcPr>
          <w:p w14:paraId="6400E5A1" w14:textId="77777777" w:rsidR="00387B61" w:rsidRDefault="00000000">
            <w:pPr>
              <w:pStyle w:val="Compact"/>
            </w:pPr>
            <w:r>
              <w:t>Pass-through wallet is a routine, strategic route (keep earnings at home, pick partner later)</w:t>
            </w:r>
          </w:p>
        </w:tc>
        <w:tc>
          <w:tcPr>
            <w:tcW w:w="0" w:type="auto"/>
          </w:tcPr>
          <w:p w14:paraId="11764F4C" w14:textId="77777777" w:rsidR="00387B61" w:rsidRDefault="00000000">
            <w:pPr>
              <w:pStyle w:val="Compact"/>
            </w:pPr>
            <w:r>
              <w:t xml:space="preserve">NPL’s wallet is </w:t>
            </w:r>
            <w:r>
              <w:rPr>
                <w:b/>
                <w:bCs/>
              </w:rPr>
              <w:t>contingency infrastructure</w:t>
            </w:r>
            <w:r>
              <w:t>; used only when the intended partner is unavailable</w:t>
            </w:r>
          </w:p>
        </w:tc>
      </w:tr>
      <w:tr w:rsidR="00387B61" w14:paraId="4F506264" w14:textId="77777777" w:rsidTr="00F60E70">
        <w:tc>
          <w:tcPr>
            <w:tcW w:w="0" w:type="auto"/>
          </w:tcPr>
          <w:p w14:paraId="054C2159" w14:textId="77777777" w:rsidR="00387B61" w:rsidRDefault="00000000">
            <w:pPr>
              <w:pStyle w:val="Compact"/>
            </w:pPr>
            <w:r>
              <w:t>Pass-through always withholds earnings</w:t>
            </w:r>
          </w:p>
        </w:tc>
        <w:tc>
          <w:tcPr>
            <w:tcW w:w="0" w:type="auto"/>
          </w:tcPr>
          <w:p w14:paraId="54A81592" w14:textId="77777777" w:rsidR="00387B61" w:rsidRDefault="00000000">
            <w:pPr>
              <w:pStyle w:val="Compact"/>
            </w:pPr>
            <w:r>
              <w:t>Forwarding is a per-deal choice: full / withhold / withhold-and-recover</w:t>
            </w:r>
          </w:p>
        </w:tc>
      </w:tr>
      <w:tr w:rsidR="00387B61" w14:paraId="130717C5" w14:textId="77777777" w:rsidTr="00F60E70">
        <w:tc>
          <w:tcPr>
            <w:tcW w:w="0" w:type="auto"/>
          </w:tcPr>
          <w:p w14:paraId="59DB7F27" w14:textId="77777777" w:rsidR="00387B61" w:rsidRDefault="00000000">
            <w:pPr>
              <w:pStyle w:val="Compact"/>
            </w:pPr>
            <w:r>
              <w:t>Partner’s share tracked as “partner money”</w:t>
            </w:r>
          </w:p>
        </w:tc>
        <w:tc>
          <w:tcPr>
            <w:tcW w:w="0" w:type="auto"/>
          </w:tcPr>
          <w:p w14:paraId="54A9D96D" w14:textId="77777777" w:rsidR="00387B61" w:rsidRDefault="00000000">
            <w:pPr>
              <w:pStyle w:val="Compact"/>
            </w:pPr>
            <w:r>
              <w:t xml:space="preserve">Partner’s share is a </w:t>
            </w:r>
            <w:r>
              <w:rPr>
                <w:b/>
                <w:bCs/>
              </w:rPr>
              <w:t>cost line</w:t>
            </w:r>
            <w:r>
              <w:t>; NPL tracks only client funds and its own earnings</w:t>
            </w:r>
          </w:p>
        </w:tc>
      </w:tr>
      <w:tr w:rsidR="00387B61" w14:paraId="6C00A619" w14:textId="77777777" w:rsidTr="00F60E70">
        <w:tc>
          <w:tcPr>
            <w:tcW w:w="0" w:type="auto"/>
          </w:tcPr>
          <w:p w14:paraId="1227ACFF" w14:textId="77777777" w:rsidR="00387B61" w:rsidRDefault="00000000">
            <w:pPr>
              <w:pStyle w:val="Compact"/>
            </w:pPr>
            <w:r>
              <w:t>Groups as abstract containers; offsets as safety fences within a group</w:t>
            </w:r>
          </w:p>
        </w:tc>
        <w:tc>
          <w:tcPr>
            <w:tcW w:w="0" w:type="auto"/>
          </w:tcPr>
          <w:p w14:paraId="1724709B" w14:textId="77777777" w:rsidR="00387B61" w:rsidRDefault="00000000">
            <w:pPr>
              <w:pStyle w:val="Compact"/>
            </w:pPr>
            <w:del w:id="9023" w:author="New XP · ERD review" w:date="2026-10-06T09:00:00Z">
              <w:r>
                <w:rPr>
                  <w:b/>
                  <w:bCs/>
                </w:rPr>
                <w:delText xml:space="preserve">Group = receiver</w:delText>
              </w:r>
              <w:r>
                <w:delText xml:space="preserve"> (a party with receiving entities); offsets are two-tier (same receiver’s entities first, another receiver only if all blocked)</w:delText>
              </w:r>
            </w:del>
            <w:ins w:id="9024" w:author="New XP · ERD review" w:date="2026-10-06T09:00:00Z">
              <w:r>
                <w:rPr>
                  <w:b/>
                  <w:bCs/>
                </w:rPr>
                <w:t xml:space="preserve">Group = receiver</w:t>
              </w:r>
              <w:r>
                <w:t xml:space="preserve"> (a party with receiving entities); offsets two-tier within and across receivers — v1.0 position, superseded in v1.1: see next row</w:t>
              </w:r>
            </w:ins>
          </w:p>
        </w:tc>
      </w:tr>
      <w:tr>
        <w:trPr>
          <w:ins w:id="9029" w:author="New XP · ERD review" w:date="2026-10-06T09:00:00Z"/>
        </w:trPr>
        <w:tc>
          <w:tcPr>
            <w:tcW w:w="0" w:type="auto"/>
          </w:tcPr>
          <w:p>
            <w:pPr>
              <w:pStyle w:val="Compact"/>
              <w:rPr>
                <w:ins w:id="9025" w:author="New XP · ERD review" w:date="2026-10-06T09:00:00Z"/>
              </w:rPr>
            </w:pPr>
            <w:ins w:id="9026" w:author="New XP · ERD review" w:date="2026-10-06T09:00:00Z">
              <w:r>
                <w:t xml:space="preserve">Group = receiver; offsets two-tier (same receiver’s entities first, another receiver only if all blocked) — v1.0</w:t>
              </w:r>
            </w:ins>
          </w:p>
        </w:tc>
        <w:tc>
          <w:tcPr>
            <w:tcW w:w="0" w:type="auto"/>
          </w:tcPr>
          <w:p>
            <w:pPr>
              <w:pStyle w:val="Compact"/>
              <w:rPr>
                <w:ins w:id="9027" w:author="New XP · ERD review" w:date="2026-10-06T09:00:00Z"/>
              </w:rPr>
            </w:pPr>
            <w:ins w:id="9028" w:author="New XP · ERD review" w:date="2026-10-06T09:00:00Z">
              <w:r>
                <w:rPr>
                  <w:b/>
                  <w:bCs/>
                </w:rPr>
                <w:t xml:space="preserve">Receiver group</w:t>
              </w:r>
              <w:r>
                <w:t xml:space="preserve"> is the entitlement unit: one default group per project, each receiver in exactly one group, receivers still own their entities, senders still single parties with an allow-list. Offsets apply across groups only and cannot arise while a project has a single group. Reinstated in v1.1 so a client’s returned or held balance can be paid to any receiver in the same group, and so receiving entities can be added without re-attributing deals.</w:t>
              </w:r>
            </w:ins>
          </w:p>
        </w:tc>
      </w:tr>
      <w:tr>
        <w:trPr>
          <w:ins w:id="9548" w:author="New XP · ERD review" w:date="2026-10-07T18:00:00Z"/>
        </w:trPr>
        <w:tc>
          <w:tcPr>
            <w:tcW w:w="0" w:type="auto"/>
          </w:tcPr>
          <w:p>
            <w:pPr>
              <w:pStyle w:val="Compact"/>
              <w:rPr>
                <w:ins w:id="9544" w:author="New XP · ERD review" w:date="2026-10-07T18:00:00Z"/>
              </w:rPr>
            </w:pPr>
            <w:ins w:id="9545" w:author="New XP · ERD review" w:date="2026-10-07T18:00:00Z">
              <w:r>
                <w:t xml:space="preserve">Ownership flips client → company at three events (conversion, withholding on a reroute, advance to a receiver)</w:t>
              </w:r>
            </w:ins>
          </w:p>
        </w:tc>
        <w:tc>
          <w:tcPr>
            <w:tcW w:w="0" w:type="auto"/>
          </w:tcPr>
          <w:p>
            <w:pPr>
              <w:pStyle w:val="Compact"/>
              <w:rPr>
                <w:ins w:id="9546" w:author="New XP · ERD review" w:date="2026-10-07T18:00:00Z"/>
              </w:rPr>
            </w:pPr>
            <w:ins w:id="9547" w:author="New XP · ERD review" w:date="2026-10-07T18:00:00Z">
              <w:r>
                <w:t xml:space="preserve">One event only: margin recognition at conversion (v1.1)</w:t>
              </w:r>
            </w:ins>
          </w:p>
        </w:tc>
      </w:tr>
      <w:tr>
        <w:trPr>
          <w:ins w:id="9553" w:author="New XP · ERD review" w:date="2026-10-07T18:00:00Z"/>
        </w:trPr>
        <w:tc>
          <w:tcPr>
            <w:tcW w:w="0" w:type="auto"/>
          </w:tcPr>
          <w:p>
            <w:pPr>
              <w:pStyle w:val="Compact"/>
              <w:rPr>
                <w:ins w:id="9549" w:author="New XP · ERD review" w:date="2026-10-07T18:00:00Z"/>
              </w:rPr>
            </w:pPr>
            <w:ins w:id="9550" w:author="New XP · ERD review" w:date="2026-10-07T18:00:00Z">
              <w:r>
                <w:t xml:space="preserve">Pass-through may withhold NPL’s earnings at source</w:t>
              </w:r>
            </w:ins>
          </w:p>
        </w:tc>
        <w:tc>
          <w:tcPr>
            <w:tcW w:w="0" w:type="auto"/>
          </w:tcPr>
          <w:p>
            <w:pPr>
              <w:pStyle w:val="Compact"/>
              <w:rPr>
                <w:ins w:id="9551" w:author="New XP · ERD review" w:date="2026-10-07T18:00:00Z"/>
              </w:rPr>
            </w:pPr>
            <w:ins w:id="9552" w:author="New XP · ERD review" w:date="2026-10-07T18:00:00Z">
              <w:r>
                <w:t xml:space="preserve">No withholding: the margin is always captured by whichever partner converts; a reroute may only recover dues already owed (v1.1)</w:t>
              </w:r>
            </w:ins>
          </w:p>
        </w:tc>
      </w:tr>
      <w:tr>
        <w:trPr>
          <w:ins w:id="9558" w:author="New XP · ERD review" w:date="2026-10-07T18:00:00Z"/>
        </w:trPr>
        <w:tc>
          <w:tcPr>
            <w:tcW w:w="0" w:type="auto"/>
          </w:tcPr>
          <w:p>
            <w:pPr>
              <w:pStyle w:val="Compact"/>
              <w:rPr>
                <w:ins w:id="9554" w:author="New XP · ERD review" w:date="2026-10-07T18:00:00Z"/>
              </w:rPr>
            </w:pPr>
            <w:ins w:id="9555" w:author="New XP · ERD review" w:date="2026-10-07T18:00:00Z">
              <w:r>
                <w:t xml:space="preserve">NPL may advance money to a receiver ahead of the client’s funds</w:t>
              </w:r>
            </w:ins>
          </w:p>
        </w:tc>
        <w:tc>
          <w:tcPr>
            <w:tcW w:w="0" w:type="auto"/>
          </w:tcPr>
          <w:p>
            <w:pPr>
              <w:pStyle w:val="Compact"/>
              <w:rPr>
                <w:ins w:id="9556" w:author="New XP · ERD review" w:date="2026-10-07T18:00:00Z"/>
              </w:rPr>
            </w:pPr>
            <w:ins w:id="9557" w:author="New XP · ERD review" w:date="2026-10-07T18:00:00Z">
              <w:r>
                <w:t xml:space="preserve">Never (v1.1)</w:t>
              </w:r>
            </w:ins>
          </w:p>
        </w:tc>
      </w:tr>
      <w:tr w:rsidR="00387B61" w14:paraId="5439FEFA" w14:textId="77777777" w:rsidTr="00F60E70">
        <w:tc>
          <w:tcPr>
            <w:tcW w:w="0" w:type="auto"/>
          </w:tcPr>
          <w:p w14:paraId="6FF10B55" w14:textId="77777777" w:rsidR="00387B61" w:rsidRDefault="00000000">
            <w:pPr>
              <w:pStyle w:val="Compact"/>
            </w:pPr>
            <w:r>
              <w:t>Offsets as movements of money between groups</w:t>
            </w:r>
          </w:p>
        </w:tc>
        <w:tc>
          <w:tcPr>
            <w:tcW w:w="0" w:type="auto"/>
          </w:tcPr>
          <w:p w14:paraId="0D4CBEA2" w14:textId="77777777" w:rsidR="00387B61" w:rsidRDefault="00000000">
            <w:pPr>
              <w:pStyle w:val="Compact"/>
            </w:pPr>
            <w:r>
              <w:t xml:space="preserve">Offsets are </w:t>
            </w:r>
            <w:r>
              <w:rPr>
                <w:b/>
                <w:bCs/>
              </w:rPr>
              <w:t>entitlement − paid</w:t>
            </w:r>
            <w:r>
              <w:t xml:space="preserve"> on a shared client balance</w:t>
            </w:r>
          </w:p>
        </w:tc>
      </w:tr>
      <w:tr w:rsidR="00387B61" w14:paraId="456F3997" w14:textId="77777777" w:rsidTr="00F60E70">
        <w:tc>
          <w:tcPr>
            <w:tcW w:w="0" w:type="auto"/>
          </w:tcPr>
          <w:p w14:paraId="4FF7AA84" w14:textId="77777777" w:rsidR="00387B61" w:rsidRDefault="00000000">
            <w:pPr>
              <w:pStyle w:val="Compact"/>
            </w:pPr>
            <w:r>
              <w:t>Balance per receiver</w:t>
            </w:r>
          </w:p>
        </w:tc>
        <w:tc>
          <w:tcPr>
            <w:tcW w:w="0" w:type="auto"/>
          </w:tcPr>
          <w:p w14:paraId="6B5560CB" w14:textId="77777777" w:rsidR="00387B61" w:rsidRDefault="00000000">
            <w:pPr>
              <w:pStyle w:val="Compact"/>
            </w:pPr>
            <w:r>
              <w:rPr>
                <w:b/>
                <w:bCs/>
              </w:rPr>
              <w:t>Balance per client, per partner holding it</w:t>
            </w:r>
          </w:p>
        </w:tc>
      </w:tr>
      <w:tr w:rsidR="00387B61" w14:paraId="79EFCDAA" w14:textId="77777777" w:rsidTr="00F60E70">
        <w:tc>
          <w:tcPr>
            <w:tcW w:w="0" w:type="auto"/>
          </w:tcPr>
          <w:p w14:paraId="57013AA2" w14:textId="77777777" w:rsidR="00387B61" w:rsidRDefault="00000000">
            <w:pPr>
              <w:pStyle w:val="Compact"/>
            </w:pPr>
            <w:r>
              <w:lastRenderedPageBreak/>
              <w:t>Two settlement modes (instant / accumulated)</w:t>
            </w:r>
          </w:p>
        </w:tc>
        <w:tc>
          <w:tcPr>
            <w:tcW w:w="0" w:type="auto"/>
          </w:tcPr>
          <w:p w14:paraId="65333E74" w14:textId="77777777" w:rsidR="00387B61" w:rsidRDefault="00000000">
            <w:pPr>
              <w:pStyle w:val="Compact"/>
            </w:pPr>
            <w:r>
              <w:t>One model: accumulate → disburse to zero, with a timing policy</w:t>
            </w:r>
          </w:p>
        </w:tc>
      </w:tr>
      <w:tr w:rsidR="00387B61" w14:paraId="2FC9FD36" w14:textId="77777777" w:rsidTr="00F60E70">
        <w:tc>
          <w:tcPr>
            <w:tcW w:w="0" w:type="auto"/>
          </w:tcPr>
          <w:p w14:paraId="7FB1F7AD" w14:textId="77777777" w:rsidR="00387B61" w:rsidRDefault="00000000">
            <w:pPr>
              <w:pStyle w:val="Compact"/>
            </w:pPr>
            <w:r>
              <w:t>Fee structure keyed on currency pair</w:t>
            </w:r>
          </w:p>
        </w:tc>
        <w:tc>
          <w:tcPr>
            <w:tcW w:w="0" w:type="auto"/>
          </w:tcPr>
          <w:p w14:paraId="6977B0E4" w14:textId="77777777" w:rsidR="00387B61" w:rsidRDefault="00000000">
            <w:pPr>
              <w:pStyle w:val="Compact"/>
            </w:pPr>
            <w:r>
              <w:t xml:space="preserve">Fee keyed on </w:t>
            </w:r>
            <w:r>
              <w:rPr>
                <w:b/>
                <w:bCs/>
              </w:rPr>
              <w:t>partner × currency pair</w:t>
            </w:r>
            <w:r>
              <w:t xml:space="preserve"> (NPL’s client-side fee varies by partner)</w:t>
            </w:r>
          </w:p>
        </w:tc>
      </w:tr>
      <w:tr w:rsidR="00387B61" w14:paraId="31315222" w14:textId="77777777" w:rsidTr="00F60E70">
        <w:tc>
          <w:tcPr>
            <w:tcW w:w="0" w:type="auto"/>
          </w:tcPr>
          <w:p w14:paraId="7303C70C" w14:textId="77777777" w:rsidR="00387B61" w:rsidRDefault="00000000">
            <w:pPr>
              <w:pStyle w:val="Compact"/>
            </w:pPr>
            <w:r>
              <w:t>Facilitating entity as the partner</w:t>
            </w:r>
          </w:p>
        </w:tc>
        <w:tc>
          <w:tcPr>
            <w:tcW w:w="0" w:type="auto"/>
          </w:tcPr>
          <w:p w14:paraId="72F80DAB" w14:textId="198AE5EC" w:rsidR="00387B61" w:rsidRDefault="00000000">
            <w:pPr>
              <w:pStyle w:val="Compact"/>
            </w:pPr>
            <w:r>
              <w:rPr>
                <w:b/>
                <w:bCs/>
              </w:rPr>
              <w:t>Partner → facilitating entities</w:t>
            </w:r>
            <w:r>
              <w:t xml:space="preserve"> (vehicles</w:t>
            </w:r>
            <w:r w:rsidR="00B51506">
              <w:t>/</w:t>
            </w:r>
            <w:r w:rsidR="00B51506" w:rsidRPr="00B51506">
              <w:rPr>
                <w:highlight w:val="yellow"/>
              </w:rPr>
              <w:t>channels</w:t>
            </w:r>
            <w:r>
              <w:t>) → assets</w:t>
            </w:r>
          </w:p>
        </w:tc>
      </w:tr>
      <w:tr w:rsidR="00387B61" w14:paraId="0EFE28A6" w14:textId="77777777" w:rsidTr="00F60E70">
        <w:tc>
          <w:tcPr>
            <w:tcW w:w="0" w:type="auto"/>
          </w:tcPr>
          <w:p w14:paraId="4C28A350" w14:textId="77777777" w:rsidR="00387B61" w:rsidRDefault="00000000">
            <w:pPr>
              <w:pStyle w:val="Compact"/>
            </w:pPr>
            <w:r>
              <w:t>Channels only on the partner side</w:t>
            </w:r>
          </w:p>
        </w:tc>
        <w:tc>
          <w:tcPr>
            <w:tcW w:w="0" w:type="auto"/>
          </w:tcPr>
          <w:p w14:paraId="4E0E2069" w14:textId="77777777" w:rsidR="00387B61" w:rsidRDefault="00000000">
            <w:pPr>
              <w:pStyle w:val="Compact"/>
            </w:pPr>
            <w:r>
              <w:t>Assets on all sides: wallets/bank-in on partner, bank details on receiving entities, optional on senders; cash has none</w:t>
            </w:r>
          </w:p>
        </w:tc>
      </w:tr>
      <w:tr w:rsidR="00387B61" w14:paraId="3EF5656E" w14:textId="77777777" w:rsidTr="00F60E70">
        <w:tc>
          <w:tcPr>
            <w:tcW w:w="0" w:type="auto"/>
          </w:tcPr>
          <w:p w14:paraId="476A2D3D" w14:textId="77777777" w:rsidR="00387B61" w:rsidRDefault="00000000">
            <w:pPr>
              <w:pStyle w:val="Compact"/>
            </w:pPr>
            <w:r>
              <w:t>Settlement facilitating entity as an intermediate hop</w:t>
            </w:r>
          </w:p>
        </w:tc>
        <w:tc>
          <w:tcPr>
            <w:tcW w:w="0" w:type="auto"/>
          </w:tcPr>
          <w:p w14:paraId="4F565B32" w14:textId="77777777" w:rsidR="00387B61" w:rsidRDefault="00000000">
            <w:pPr>
              <w:pStyle w:val="Compact"/>
            </w:pPr>
            <w:r>
              <w:t xml:space="preserve">The </w:t>
            </w:r>
            <w:r>
              <w:rPr>
                <w:b/>
                <w:bCs/>
              </w:rPr>
              <w:t>rail</w:t>
            </w:r>
            <w:r>
              <w:t xml:space="preserve"> (bank/EMI) — no hop; settlement sending entity is the </w:t>
            </w:r>
            <w:r>
              <w:rPr>
                <w:b/>
                <w:bCs/>
              </w:rPr>
              <w:t>narrative</w:t>
            </w:r>
            <w:r>
              <w:t xml:space="preserve">; collection sending entity is </w:t>
            </w:r>
            <w:r>
              <w:rPr>
                <w:b/>
                <w:bCs/>
              </w:rPr>
              <w:t>provenance</w:t>
            </w:r>
          </w:p>
        </w:tc>
      </w:tr>
      <w:tr w:rsidR="00387B61" w14:paraId="7601725C" w14:textId="77777777" w:rsidTr="00F60E70">
        <w:tc>
          <w:tcPr>
            <w:tcW w:w="0" w:type="auto"/>
          </w:tcPr>
          <w:p w14:paraId="674105C0" w14:textId="77777777" w:rsidR="00387B61" w:rsidRDefault="00000000">
            <w:pPr>
              <w:pStyle w:val="Compact"/>
            </w:pPr>
            <w:r>
              <w:t>Quote expiry → always re-quote</w:t>
            </w:r>
          </w:p>
        </w:tc>
        <w:tc>
          <w:tcPr>
            <w:tcW w:w="0" w:type="auto"/>
          </w:tcPr>
          <w:p w14:paraId="448679F5" w14:textId="77777777" w:rsidR="00387B61" w:rsidRDefault="00000000">
            <w:pPr>
              <w:pStyle w:val="Compact"/>
            </w:pPr>
            <w:r>
              <w:t xml:space="preserve">Late decision: re-quote </w:t>
            </w:r>
            <w:r>
              <w:rPr>
                <w:b/>
                <w:bCs/>
              </w:rPr>
              <w:t>or</w:t>
            </w:r>
            <w:r>
              <w:t xml:space="preserve"> honour the old rate as a relationship call with approval; validity window per client</w:t>
            </w:r>
          </w:p>
        </w:tc>
      </w:tr>
      <w:tr w:rsidR="00387B61" w14:paraId="6C4C2419" w14:textId="77777777" w:rsidTr="00F60E70">
        <w:tc>
          <w:tcPr>
            <w:tcW w:w="0" w:type="auto"/>
          </w:tcPr>
          <w:p w14:paraId="308D22C4" w14:textId="77777777" w:rsidR="00387B61" w:rsidRDefault="00000000">
            <w:pPr>
              <w:pStyle w:val="Compact"/>
            </w:pPr>
            <w:r>
              <w:t>Destination approval at settlement</w:t>
            </w:r>
          </w:p>
        </w:tc>
        <w:tc>
          <w:tcPr>
            <w:tcW w:w="0" w:type="auto"/>
          </w:tcPr>
          <w:p w14:paraId="317B8FE5" w14:textId="77777777" w:rsidR="00387B61" w:rsidRDefault="00000000">
            <w:pPr>
              <w:pStyle w:val="Compact"/>
            </w:pPr>
            <w:r>
              <w:rPr>
                <w:b/>
                <w:bCs/>
              </w:rPr>
              <w:t>Before collection</w:t>
            </w:r>
          </w:p>
        </w:tc>
      </w:tr>
      <w:tr w:rsidR="00387B61" w14:paraId="16E0520E" w14:textId="77777777" w:rsidTr="00F60E70">
        <w:tc>
          <w:tcPr>
            <w:tcW w:w="0" w:type="auto"/>
          </w:tcPr>
          <w:p w14:paraId="4011C01A" w14:textId="77777777" w:rsidR="00387B61" w:rsidRDefault="00000000">
            <w:pPr>
              <w:pStyle w:val="Compact"/>
            </w:pPr>
            <w:r>
              <w:t>Single bank-fee carryover record</w:t>
            </w:r>
          </w:p>
        </w:tc>
        <w:tc>
          <w:tcPr>
            <w:tcW w:w="0" w:type="auto"/>
          </w:tcPr>
          <w:p w14:paraId="04038A61" w14:textId="77777777" w:rsidR="00387B61" w:rsidRDefault="00000000">
            <w:pPr>
              <w:pStyle w:val="Compact"/>
            </w:pPr>
            <w:r>
              <w:t>Three treatments: waived / carry-forward / absorbed, with expected-vs-actual tracking</w:t>
            </w:r>
          </w:p>
        </w:tc>
      </w:tr>
      <w:tr w:rsidR="00387B61" w14:paraId="0A021AE9" w14:textId="77777777" w:rsidTr="00F60E70">
        <w:tc>
          <w:tcPr>
            <w:tcW w:w="0" w:type="auto"/>
          </w:tcPr>
          <w:p w14:paraId="36B89A02" w14:textId="77777777" w:rsidR="00387B61" w:rsidRDefault="00000000">
            <w:pPr>
              <w:pStyle w:val="Compact"/>
            </w:pPr>
            <w:r>
              <w:t>Pricing only at quote</w:t>
            </w:r>
          </w:p>
        </w:tc>
        <w:tc>
          <w:tcPr>
            <w:tcW w:w="0" w:type="auto"/>
          </w:tcPr>
          <w:p w14:paraId="62F91E09" w14:textId="77777777" w:rsidR="00387B61" w:rsidRDefault="00000000">
            <w:pPr>
              <w:pStyle w:val="Compact"/>
            </w:pPr>
            <w:r>
              <w:t>Two entry modes; collect-first prices at conversion</w:t>
            </w:r>
          </w:p>
        </w:tc>
      </w:tr>
      <w:tr w:rsidR="00387B61" w14:paraId="7D111E03" w14:textId="77777777" w:rsidTr="00F60E70">
        <w:tc>
          <w:tcPr>
            <w:tcW w:w="0" w:type="auto"/>
          </w:tcPr>
          <w:p w14:paraId="0DCF15BE" w14:textId="77777777" w:rsidR="00387B61" w:rsidRDefault="00000000">
            <w:pPr>
              <w:pStyle w:val="Compact"/>
            </w:pPr>
            <w:r>
              <w:t>Partner always calculates per NPL’s instruction</w:t>
            </w:r>
          </w:p>
        </w:tc>
        <w:tc>
          <w:tcPr>
            <w:tcW w:w="0" w:type="auto"/>
          </w:tcPr>
          <w:p w14:paraId="5C81DD3C" w14:textId="77777777" w:rsidR="00387B61" w:rsidRDefault="00000000">
            <w:pPr>
              <w:pStyle w:val="Compact"/>
            </w:pPr>
            <w:r>
              <w:t>Two convert sub-modes; when the partner calculates, its figure is booked and the difference is variance</w:t>
            </w:r>
          </w:p>
        </w:tc>
      </w:tr>
      <w:tr w:rsidR="00387B61" w14:paraId="3FEF1F8F" w14:textId="77777777" w:rsidTr="00F60E70">
        <w:tc>
          <w:tcPr>
            <w:tcW w:w="0" w:type="auto"/>
          </w:tcPr>
          <w:p w14:paraId="14B9436B" w14:textId="77777777" w:rsidR="00387B61" w:rsidRDefault="00000000">
            <w:pPr>
              <w:pStyle w:val="Compact"/>
            </w:pPr>
            <w:r>
              <w:t>Client → Project two levels</w:t>
            </w:r>
          </w:p>
        </w:tc>
        <w:tc>
          <w:tcPr>
            <w:tcW w:w="0" w:type="auto"/>
          </w:tcPr>
          <w:p w14:paraId="225C09C2" w14:textId="77777777" w:rsidR="00387B61" w:rsidRDefault="00000000">
            <w:pPr>
              <w:pStyle w:val="Compact"/>
            </w:pPr>
            <w:r>
              <w:t>Client = project</w:t>
            </w:r>
          </w:p>
        </w:tc>
      </w:tr>
      <w:tr w:rsidR="00387B61" w14:paraId="587D3A20" w14:textId="77777777" w:rsidTr="00F60E70">
        <w:tc>
          <w:tcPr>
            <w:tcW w:w="0" w:type="auto"/>
          </w:tcPr>
          <w:p w14:paraId="539A80BF" w14:textId="77777777" w:rsidR="00387B61" w:rsidRDefault="00000000">
            <w:pPr>
              <w:pStyle w:val="Compact"/>
            </w:pPr>
            <w:r>
              <w:t>One entity per group; many-to-many memberships</w:t>
            </w:r>
          </w:p>
        </w:tc>
        <w:tc>
          <w:tcPr>
            <w:tcW w:w="0" w:type="auto"/>
          </w:tcPr>
          <w:p w14:paraId="694A0A62" w14:textId="77777777" w:rsidR="00387B61" w:rsidRDefault="00000000">
            <w:pPr>
              <w:pStyle w:val="Compact"/>
            </w:pPr>
            <w:r>
              <w:t>Senders are single parties with an allow-list; receivers own their entities</w:t>
            </w:r>
          </w:p>
        </w:tc>
      </w:tr>
    </w:tbl>
    <w:p w14:paraId="572BC660" w14:textId="77777777" w:rsidR="00387B61" w:rsidRDefault="00000000">
      <w:pPr>
        <w:pStyle w:val="Heading1"/>
      </w:pPr>
      <w:bookmarkStart w:id="29" w:name="vocabulary"/>
      <w:bookmarkEnd w:id="28"/>
      <w:r>
        <w:t>13 · Vocabulary</w:t>
      </w:r>
    </w:p>
    <w:tbl>
      <w:tblPr>
        <w:tblStyle w:val="Table"/>
        <w:tblW w:w="5000" w:type="pct"/>
        <w:tblLook w:val="0020" w:firstRow="1" w:lastRow="0" w:firstColumn="0" w:lastColumn="0" w:noHBand="0" w:noVBand="0"/>
      </w:tblPr>
      <w:tblGrid>
        <w:gridCol w:w="3233"/>
        <w:gridCol w:w="6343"/>
      </w:tblGrid>
      <w:tr w:rsidR="00387B61" w14:paraId="0CC42147" w14:textId="77777777" w:rsidTr="00387B61">
        <w:trPr>
          <w:cnfStyle w:val="100000000000" w:firstRow="1" w:lastRow="0" w:firstColumn="0" w:lastColumn="0" w:oddVBand="0" w:evenVBand="0" w:oddHBand="0" w:evenHBand="0" w:firstRowFirstColumn="0" w:firstRowLastColumn="0" w:lastRowFirstColumn="0" w:lastRowLastColumn="0"/>
          <w:tblHeader/>
        </w:trPr>
        <w:tc>
          <w:tcPr>
            <w:tcW w:w="0" w:type="auto"/>
          </w:tcPr>
          <w:p w14:paraId="4566282B" w14:textId="77777777" w:rsidR="00387B61" w:rsidRDefault="00000000">
            <w:pPr>
              <w:pStyle w:val="Compact"/>
            </w:pPr>
            <w:r>
              <w:t>FRS / NPL term</w:t>
            </w:r>
          </w:p>
        </w:tc>
        <w:tc>
          <w:tcPr>
            <w:tcW w:w="0" w:type="auto"/>
          </w:tcPr>
          <w:p w14:paraId="7B1FC48C" w14:textId="77777777" w:rsidR="00387B61" w:rsidRDefault="00000000">
            <w:pPr>
              <w:pStyle w:val="Compact"/>
            </w:pPr>
            <w:r>
              <w:t>Meaning in this model</w:t>
            </w:r>
          </w:p>
        </w:tc>
      </w:tr>
      <w:tr w:rsidR="00387B61" w14:paraId="74636B7E" w14:textId="77777777">
        <w:tc>
          <w:tcPr>
            <w:tcW w:w="0" w:type="auto"/>
          </w:tcPr>
          <w:p w14:paraId="5B3D625B" w14:textId="77777777" w:rsidR="00387B61" w:rsidRDefault="00000000">
            <w:pPr>
              <w:pStyle w:val="Compact"/>
            </w:pPr>
            <w:r>
              <w:t>Client</w:t>
            </w:r>
          </w:p>
        </w:tc>
        <w:tc>
          <w:tcPr>
            <w:tcW w:w="0" w:type="auto"/>
          </w:tcPr>
          <w:p w14:paraId="5CF3146C" w14:textId="77777777" w:rsidR="00387B61" w:rsidRDefault="00000000">
            <w:pPr>
              <w:pStyle w:val="Compact"/>
            </w:pPr>
            <w:r>
              <w:t>Project (top-level container)</w:t>
            </w:r>
          </w:p>
        </w:tc>
      </w:tr>
      <w:tr w:rsidR="00387B61" w14:paraId="5604C74B" w14:textId="77777777">
        <w:tc>
          <w:tcPr>
            <w:tcW w:w="0" w:type="auto"/>
          </w:tcPr>
          <w:p w14:paraId="251FAF12" w14:textId="77777777" w:rsidR="00387B61" w:rsidRDefault="00000000">
            <w:pPr>
              <w:pStyle w:val="Compact"/>
            </w:pPr>
            <w:del w:id="9030" w:author="New XP · ERD review" w:date="2026-10-06T09:00:00Z">
              <w:r>
                <w:delText xml:space="preserve">Receiver / Receiving Entity</w:delText>
              </w:r>
            </w:del>
            <w:ins w:id="9031" w:author="New XP · ERD review" w:date="2026-10-06T09:00:00Z">
              <w:r>
                <w:t xml:space="preserve">Receiver group</w:t>
              </w:r>
            </w:ins>
          </w:p>
        </w:tc>
        <w:tc>
          <w:tcPr>
            <w:tcW w:w="0" w:type="auto"/>
          </w:tcPr>
          <w:p w14:paraId="4B8C0767" w14:textId="77777777" w:rsidR="00387B61" w:rsidRDefault="00000000">
            <w:pPr>
              <w:pStyle w:val="Compact"/>
            </w:pPr>
            <w:del w:id="9032" w:author="New XP · ERD review" w:date="2026-10-06T09:00:00Z">
              <w:r>
                <w:delText xml:space="preserve">Group / member entity with bank details</w:delText>
              </w:r>
            </w:del>
            <w:ins w:id="9033" w:author="New XP · ERD review" w:date="2026-10-06T09:00:00Z">
              <w:r>
                <w:t xml:space="preserve">Entitlement unit within a project; one default group, more only when flows must be kept apart</w:t>
              </w:r>
            </w:ins>
          </w:p>
        </w:tc>
      </w:tr>
      <w:tr>
        <w:trPr>
          <w:ins w:id="9038" w:author="New XP · ERD review" w:date="2026-10-06T09:00:00Z"/>
        </w:trPr>
        <w:tc>
          <w:tcPr>
            <w:tcW w:w="0" w:type="auto"/>
          </w:tcPr>
          <w:p>
            <w:pPr>
              <w:pStyle w:val="Compact"/>
              <w:rPr>
                <w:ins w:id="9034" w:author="New XP · ERD review" w:date="2026-10-06T09:00:00Z"/>
              </w:rPr>
            </w:pPr>
            <w:ins w:id="9035" w:author="New XP · ERD review" w:date="2026-10-06T09:00:00Z">
              <w:r>
                <w:t xml:space="preserve">Receiver</w:t>
              </w:r>
            </w:ins>
          </w:p>
        </w:tc>
        <w:tc>
          <w:tcPr>
            <w:tcW w:w="0" w:type="auto"/>
          </w:tcPr>
          <w:p>
            <w:pPr>
              <w:pStyle w:val="Compact"/>
              <w:rPr>
                <w:ins w:id="9036" w:author="New XP · ERD review" w:date="2026-10-06T09:00:00Z"/>
              </w:rPr>
            </w:pPr>
            <w:ins w:id="9037" w:author="New XP · ERD review" w:date="2026-10-06T09:00:00Z">
              <w:r>
                <w:t xml:space="preserve">Party within a group, owning one or more receiving entities</w:t>
              </w:r>
            </w:ins>
          </w:p>
        </w:tc>
      </w:tr>
      <w:tr>
        <w:trPr>
          <w:ins w:id="9043" w:author="New XP · ERD review" w:date="2026-10-06T09:00:00Z"/>
        </w:trPr>
        <w:tc>
          <w:tcPr>
            <w:tcW w:w="0" w:type="auto"/>
          </w:tcPr>
          <w:p>
            <w:pPr>
              <w:pStyle w:val="Compact"/>
              <w:rPr>
                <w:ins w:id="9039" w:author="New XP · ERD review" w:date="2026-10-06T09:00:00Z"/>
              </w:rPr>
            </w:pPr>
            <w:ins w:id="9040" w:author="New XP · ERD review" w:date="2026-10-06T09:00:00Z">
              <w:r>
                <w:t xml:space="preserve">Receiving entity</w:t>
              </w:r>
            </w:ins>
          </w:p>
        </w:tc>
        <w:tc>
          <w:tcPr>
            <w:tcW w:w="0" w:type="auto"/>
          </w:tcPr>
          <w:p>
            <w:pPr>
              <w:pStyle w:val="Compact"/>
              <w:rPr>
                <w:ins w:id="9041" w:author="New XP · ERD review" w:date="2026-10-06T09:00:00Z"/>
              </w:rPr>
            </w:pPr>
            <w:ins w:id="9042" w:author="New XP · ERD review" w:date="2026-10-06T09:00:00Z">
              <w:r>
                <w:t xml:space="preserve">Member entity of a receiver, with one or more accounts (currency, rail, bank or wallet details)</w:t>
              </w:r>
            </w:ins>
          </w:p>
        </w:tc>
      </w:tr>
      <w:tr w:rsidR="00387B61" w14:paraId="19ECBDD0" w14:textId="77777777">
        <w:tc>
          <w:tcPr>
            <w:tcW w:w="0" w:type="auto"/>
          </w:tcPr>
          <w:p w14:paraId="105E7006" w14:textId="77777777" w:rsidR="00387B61" w:rsidRDefault="00000000">
            <w:pPr>
              <w:pStyle w:val="Compact"/>
            </w:pPr>
            <w:r>
              <w:t>Sender</w:t>
            </w:r>
          </w:p>
        </w:tc>
        <w:tc>
          <w:tcPr>
            <w:tcW w:w="0" w:type="auto"/>
          </w:tcPr>
          <w:p w14:paraId="11FC5F9D" w14:textId="77777777" w:rsidR="00387B61" w:rsidRDefault="00000000">
            <w:pPr>
              <w:pStyle w:val="Compact"/>
            </w:pPr>
            <w:r>
              <w:t xml:space="preserve">Single paying party with </w:t>
            </w:r>
            <w:r>
              <w:rPr>
                <w:rStyle w:val="VerbatimChar"/>
              </w:rPr>
              <w:t>sendable_to</w:t>
            </w:r>
          </w:p>
        </w:tc>
      </w:tr>
      <w:tr w:rsidR="00387B61" w14:paraId="300587F9" w14:textId="77777777">
        <w:tc>
          <w:tcPr>
            <w:tcW w:w="0" w:type="auto"/>
          </w:tcPr>
          <w:p w14:paraId="2A3A9BBF" w14:textId="77777777" w:rsidR="00387B61" w:rsidRDefault="00000000">
            <w:pPr>
              <w:pStyle w:val="Compact"/>
            </w:pPr>
            <w:r>
              <w:t>Partner</w:t>
            </w:r>
          </w:p>
        </w:tc>
        <w:tc>
          <w:tcPr>
            <w:tcW w:w="0" w:type="auto"/>
          </w:tcPr>
          <w:p w14:paraId="2575B74B" w14:textId="77777777" w:rsidR="00387B61" w:rsidRDefault="00000000">
            <w:pPr>
              <w:pStyle w:val="Compact"/>
            </w:pPr>
            <w:r>
              <w:t>Commercial counterparty (Ali, Jeton, PT) with rates and fees</w:t>
            </w:r>
          </w:p>
        </w:tc>
      </w:tr>
      <w:tr w:rsidR="00387B61" w14:paraId="534DFAA8" w14:textId="77777777">
        <w:tc>
          <w:tcPr>
            <w:tcW w:w="0" w:type="auto"/>
          </w:tcPr>
          <w:p w14:paraId="5F3E191F" w14:textId="77777777" w:rsidR="00387B61" w:rsidRDefault="00000000">
            <w:pPr>
              <w:pStyle w:val="Compact"/>
            </w:pPr>
            <w:r>
              <w:t>Facilitating entity (partner side)</w:t>
            </w:r>
          </w:p>
        </w:tc>
        <w:tc>
          <w:tcPr>
            <w:tcW w:w="0" w:type="auto"/>
          </w:tcPr>
          <w:p w14:paraId="6C56A6E8" w14:textId="77777777" w:rsidR="00387B61" w:rsidRDefault="00000000">
            <w:pPr>
              <w:pStyle w:val="Compact"/>
            </w:pPr>
            <w:r>
              <w:t>Partner’s legal vehicle holding wallets/accounts</w:t>
            </w:r>
          </w:p>
        </w:tc>
      </w:tr>
      <w:tr w:rsidR="00387B61" w14:paraId="56D3416F" w14:textId="77777777">
        <w:tc>
          <w:tcPr>
            <w:tcW w:w="0" w:type="auto"/>
          </w:tcPr>
          <w:p w14:paraId="7195D9EB" w14:textId="77777777" w:rsidR="00387B61" w:rsidRDefault="00000000">
            <w:pPr>
              <w:pStyle w:val="Compact"/>
            </w:pPr>
            <w:r>
              <w:t>Facilitating entity (settlement)</w:t>
            </w:r>
          </w:p>
        </w:tc>
        <w:tc>
          <w:tcPr>
            <w:tcW w:w="0" w:type="auto"/>
          </w:tcPr>
          <w:p w14:paraId="1CD5F2E0" w14:textId="77777777" w:rsidR="00387B61" w:rsidRDefault="00000000">
            <w:pPr>
              <w:pStyle w:val="Compact"/>
            </w:pPr>
            <w:r>
              <w:t>The rail used to execute a transfer</w:t>
            </w:r>
          </w:p>
        </w:tc>
      </w:tr>
      <w:tr w:rsidR="00387B61" w14:paraId="0C832826" w14:textId="77777777">
        <w:tc>
          <w:tcPr>
            <w:tcW w:w="0" w:type="auto"/>
          </w:tcPr>
          <w:p w14:paraId="018212CC" w14:textId="77777777" w:rsidR="00387B61" w:rsidRDefault="00000000">
            <w:pPr>
              <w:pStyle w:val="Compact"/>
            </w:pPr>
            <w:r>
              <w:t>Sending entity (settlement)</w:t>
            </w:r>
          </w:p>
        </w:tc>
        <w:tc>
          <w:tcPr>
            <w:tcW w:w="0" w:type="auto"/>
          </w:tcPr>
          <w:p w14:paraId="7617DCEB" w14:textId="77777777" w:rsidR="00387B61" w:rsidRDefault="00000000">
            <w:pPr>
              <w:pStyle w:val="Compact"/>
            </w:pPr>
            <w:r>
              <w:t>Narrative on the outgoing transfer</w:t>
            </w:r>
          </w:p>
        </w:tc>
      </w:tr>
      <w:tr w:rsidR="00387B61" w14:paraId="5E3B9500" w14:textId="77777777">
        <w:tc>
          <w:tcPr>
            <w:tcW w:w="0" w:type="auto"/>
          </w:tcPr>
          <w:p w14:paraId="1EA7F3BA" w14:textId="77777777" w:rsidR="00387B61" w:rsidRDefault="00000000">
            <w:pPr>
              <w:pStyle w:val="Compact"/>
            </w:pPr>
            <w:r>
              <w:lastRenderedPageBreak/>
              <w:t>Sending entity (collection)</w:t>
            </w:r>
          </w:p>
        </w:tc>
        <w:tc>
          <w:tcPr>
            <w:tcW w:w="0" w:type="auto"/>
          </w:tcPr>
          <w:p w14:paraId="2C3DE9B5" w14:textId="77777777" w:rsidR="00387B61" w:rsidRDefault="00000000">
            <w:pPr>
              <w:pStyle w:val="Compact"/>
            </w:pPr>
            <w:r>
              <w:t>Provenance of the collected funds</w:t>
            </w:r>
          </w:p>
        </w:tc>
      </w:tr>
      <w:tr w:rsidR="00387B61" w14:paraId="725DFA9D" w14:textId="77777777">
        <w:tc>
          <w:tcPr>
            <w:tcW w:w="0" w:type="auto"/>
          </w:tcPr>
          <w:p w14:paraId="2ED00F72" w14:textId="77777777" w:rsidR="00387B61" w:rsidRDefault="00000000">
            <w:pPr>
              <w:pStyle w:val="Compact"/>
            </w:pPr>
            <w:r>
              <w:t>Agent rate</w:t>
            </w:r>
          </w:p>
        </w:tc>
        <w:tc>
          <w:tcPr>
            <w:tcW w:w="0" w:type="auto"/>
          </w:tcPr>
          <w:p w14:paraId="7EED5836" w14:textId="77777777" w:rsidR="00387B61" w:rsidRDefault="00000000">
            <w:pPr>
              <w:pStyle w:val="Compact"/>
            </w:pPr>
            <w:r>
              <w:t>Partner rate</w:t>
            </w:r>
          </w:p>
        </w:tc>
      </w:tr>
      <w:tr w:rsidR="00387B61" w14:paraId="4B1BD130" w14:textId="77777777">
        <w:tc>
          <w:tcPr>
            <w:tcW w:w="0" w:type="auto"/>
          </w:tcPr>
          <w:p w14:paraId="1A644190" w14:textId="77777777" w:rsidR="00387B61" w:rsidRDefault="00000000">
            <w:pPr>
              <w:pStyle w:val="Compact"/>
            </w:pPr>
            <w:r>
              <w:t>Comms / pool</w:t>
            </w:r>
          </w:p>
        </w:tc>
        <w:tc>
          <w:tcPr>
            <w:tcW w:w="0" w:type="auto"/>
          </w:tcPr>
          <w:p w14:paraId="1333F3C7" w14:textId="77777777" w:rsidR="00387B61" w:rsidRDefault="00000000">
            <w:pPr>
              <w:pStyle w:val="Compact"/>
            </w:pPr>
            <w:r>
              <w:t>NPL’s gross margin resting at a partner — the earnings receivable</w:t>
            </w:r>
          </w:p>
        </w:tc>
      </w:tr>
      <w:tr w:rsidR="00387B61" w14:paraId="4AA79F69" w14:textId="77777777">
        <w:tc>
          <w:tcPr>
            <w:tcW w:w="0" w:type="auto"/>
          </w:tcPr>
          <w:p w14:paraId="05350B9D" w14:textId="77777777" w:rsidR="00387B61" w:rsidRDefault="00000000">
            <w:pPr>
              <w:pStyle w:val="Compact"/>
            </w:pPr>
            <w:r>
              <w:t>Shortfall</w:t>
            </w:r>
          </w:p>
        </w:tc>
        <w:tc>
          <w:tcPr>
            <w:tcW w:w="0" w:type="auto"/>
          </w:tcPr>
          <w:p w14:paraId="5F0B2C19" w14:textId="77777777" w:rsidR="00387B61" w:rsidRDefault="00000000">
            <w:pPr>
              <w:pStyle w:val="Compact"/>
            </w:pPr>
            <w:r>
              <w:t>Confirmed-short delivery, topped up next settlement</w:t>
            </w:r>
          </w:p>
        </w:tc>
      </w:tr>
      <w:tr w:rsidR="00387B61" w14:paraId="540B6099" w14:textId="77777777">
        <w:tc>
          <w:tcPr>
            <w:tcW w:w="0" w:type="auto"/>
          </w:tcPr>
          <w:p w14:paraId="1B9B614E" w14:textId="77777777" w:rsidR="00387B61" w:rsidRDefault="00000000">
            <w:pPr>
              <w:pStyle w:val="Compact"/>
            </w:pPr>
            <w:r>
              <w:t>Offset</w:t>
            </w:r>
          </w:p>
        </w:tc>
        <w:tc>
          <w:tcPr>
            <w:tcW w:w="0" w:type="auto"/>
          </w:tcPr>
          <w:p w14:paraId="32F09EDD" w14:textId="77777777" w:rsidR="00387B61" w:rsidRDefault="00000000">
            <w:pPr>
              <w:pStyle w:val="Compact"/>
            </w:pPr>
            <w:r>
              <w:t>Entitlement − paid per receiver</w:t>
            </w:r>
          </w:p>
        </w:tc>
      </w:tr>
      <w:tr w:rsidR="00387B61" w14:paraId="5D2568EA" w14:textId="77777777">
        <w:tc>
          <w:tcPr>
            <w:tcW w:w="0" w:type="auto"/>
          </w:tcPr>
          <w:p w14:paraId="53859F07" w14:textId="77777777" w:rsidR="00387B61" w:rsidRDefault="00000000">
            <w:pPr>
              <w:pStyle w:val="Compact"/>
            </w:pPr>
            <w:r>
              <w:t>Reroute</w:t>
            </w:r>
          </w:p>
        </w:tc>
        <w:tc>
          <w:tcPr>
            <w:tcW w:w="0" w:type="auto"/>
          </w:tcPr>
          <w:p w14:paraId="4832BA64" w14:textId="77777777" w:rsidR="00387B61" w:rsidRDefault="00000000">
            <w:pPr>
              <w:pStyle w:val="Compact"/>
            </w:pPr>
            <w:r>
              <w:t>Approved move of a deal onto a contingency route via NPL’s wallet</w:t>
            </w:r>
          </w:p>
        </w:tc>
      </w:tr>
    </w:tbl>
    <w:p w14:paraId="7F36C9FF" w14:textId="77777777" w:rsidR="00387B61" w:rsidRDefault="00000000">
      <w:pPr>
        <w:pStyle w:val="Heading1"/>
      </w:pPr>
      <w:bookmarkStart w:id="30" w:name="delivery-context-unchanged"/>
      <w:bookmarkEnd w:id="29"/>
      <w:r>
        <w:t>14 · Delivery context (unchanged)</w:t>
      </w:r>
    </w:p>
    <w:p w14:paraId="73F0388A" w14:textId="77777777" w:rsidR="00387B61" w:rsidRDefault="00000000">
      <w:pPr>
        <w:pStyle w:val="FirstParagraph"/>
      </w:pPr>
      <w:r>
        <w:t>Pre-Start Stage P0 delivers the technical baseline (ERD, ledger design, calculation spec, state machines, roles matrix, architecture note, configuration schema, cutover approach) with two revision iterations and re-baselining of affected milestones; then three phases — core engine and lifecycle, operational hardening and validation, completion and go-live — proven by structured test runs on staging, with one production cutover at the end. This document is the input to P0’s next iteration.</w:t>
      </w:r>
      <w:bookmarkEnd w:id="30"/>
    </w:p>
    <w:sectPr w:rsidR="00387B6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F5FED1" w14:textId="77777777" w:rsidR="00540D69" w:rsidRDefault="00540D69">
      <w:pPr>
        <w:spacing w:after="0"/>
      </w:pPr>
      <w:r>
        <w:separator/>
      </w:r>
    </w:p>
  </w:endnote>
  <w:endnote w:type="continuationSeparator" w:id="0">
    <w:p w14:paraId="6EAA6742" w14:textId="77777777" w:rsidR="00540D69" w:rsidRDefault="00540D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41D3D6" w14:textId="77777777" w:rsidR="00540D69" w:rsidRDefault="00540D69">
      <w:r>
        <w:separator/>
      </w:r>
    </w:p>
  </w:footnote>
  <w:footnote w:type="continuationSeparator" w:id="0">
    <w:p w14:paraId="5328D9B4" w14:textId="77777777" w:rsidR="00540D69" w:rsidRDefault="00540D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A92832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5768C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242112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35011665">
    <w:abstractNumId w:val="0"/>
  </w:num>
  <w:num w:numId="2" w16cid:durableId="1656638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7952844">
    <w:abstractNumId w:val="1"/>
  </w:num>
  <w:num w:numId="4" w16cid:durableId="439108580">
    <w:abstractNumId w:val="1"/>
  </w:num>
  <w:num w:numId="5" w16cid:durableId="1248618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276529">
    <w:abstractNumId w:val="1"/>
  </w:num>
  <w:num w:numId="7" w16cid:durableId="1907452132">
    <w:abstractNumId w:val="1"/>
  </w:num>
  <w:num w:numId="8" w16cid:durableId="1000041837">
    <w:abstractNumId w:val="1"/>
  </w:num>
  <w:num w:numId="9" w16cid:durableId="1802336448">
    <w:abstractNumId w:val="1"/>
  </w:num>
  <w:num w:numId="10" w16cid:durableId="197174177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87B61"/>
    <w:rsid w:val="00025B26"/>
    <w:rsid w:val="00053337"/>
    <w:rsid w:val="001070A3"/>
    <w:rsid w:val="001813C7"/>
    <w:rsid w:val="001F043E"/>
    <w:rsid w:val="001F688D"/>
    <w:rsid w:val="00221120"/>
    <w:rsid w:val="00387B61"/>
    <w:rsid w:val="00540D69"/>
    <w:rsid w:val="005A5F98"/>
    <w:rsid w:val="007964F5"/>
    <w:rsid w:val="00881B95"/>
    <w:rsid w:val="009B7BCC"/>
    <w:rsid w:val="009E3C49"/>
    <w:rsid w:val="00B265E2"/>
    <w:rsid w:val="00B51506"/>
    <w:rsid w:val="00C839FB"/>
    <w:rsid w:val="00DF3F8B"/>
    <w:rsid w:val="00F60E70"/>
    <w:rsid w:val="00FB224F"/>
    <w:rsid w:val="00FD5596"/>
    <w:rsid w:val="00FE524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CBB0AD"/>
  <w15:docId w15:val="{2D44420C-CBBF-9644-A927-9307842C7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14</Pages>
  <Words>4909</Words>
  <Characters>26413</Characters>
  <Application>Microsoft Office Word</Application>
  <DocSecurity>0</DocSecurity>
  <Lines>644</Lines>
  <Paragraphs>364</Paragraphs>
  <ScaleCrop>false</ScaleCrop>
  <HeadingPairs>
    <vt:vector size="2" baseType="variant">
      <vt:variant>
        <vt:lpstr>Title</vt:lpstr>
      </vt:variant>
      <vt:variant>
        <vt:i4>1</vt:i4>
      </vt:variant>
    </vt:vector>
  </HeadingPairs>
  <TitlesOfParts>
    <vt:vector size="1" baseType="lpstr">
      <vt:lpstr>NPLify — Project Understanding</vt:lpstr>
    </vt:vector>
  </TitlesOfParts>
  <Company/>
  <LinksUpToDate>false</LinksUpToDate>
  <CharactersWithSpaces>30958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NPLify — Project Understanding</dc:title>
  <dc:creator>New XP Technologies Limited</dc:creator>
  <cp:keywords/>
  <cp:lastModifiedBy>SP</cp:lastModifiedBy>
  <cp:revision>8</cp:revision>
  <dcterms:created xsi:type="dcterms:W3CDTF">2026-10-02T03:46:00Z</dcterms:created>
  <dcterms:modified xsi:type="dcterms:W3CDTF">2026-10-02T16:00:00Z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 October 2026 · Working document · Confidential</vt:lpwstr>
  </property>
  <property fmtid="{D5CDD505-2E9C-101B-9397-08002B2CF9AE}" pid="3" name="subtitle">
    <vt:lpwstr>Everything we currently understand about NPL’s remittance operations and the platform to be built · v1.0</vt:lpwstr>
  </property>
</Properties>
</file>